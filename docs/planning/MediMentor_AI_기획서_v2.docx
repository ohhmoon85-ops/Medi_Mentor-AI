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before="0"/>
        <w:jc w:val="center"/>
      </w:pPr>
      <w:r>
        <w:rPr>
          <w:rFonts w:ascii="맑은 고딕" w:cs="맑은 고딕" w:eastAsia="맑은 고딕" w:hAnsi="맑은 고딕"/>
          <w:b w:val="false"/>
          <w:bCs w:val="false"/>
          <w:color w:val="777777"/>
          <w:sz w:val="28"/>
          <w:szCs w:val="28"/>
        </w:rPr>
        <w:t xml:space="preserve">기 획 서</w:t>
      </w:r>
    </w:p>
    <w:p>
      <w:pPr>
        <w:spacing w:after="200" w:before="100"/>
        <w:jc w:val="center"/>
      </w:pPr>
      <w:r>
        <w:rPr>
          <w:rFonts w:ascii="맑은 고딕" w:cs="맑은 고딕" w:eastAsia="맑은 고딕" w:hAnsi="맑은 고딕"/>
          <w:b/>
          <w:bCs/>
          <w:color w:val="1F4E79"/>
          <w:sz w:val="60"/>
          <w:szCs w:val="60"/>
        </w:rPr>
        <w:t xml:space="preserve">MediMentor AI</w:t>
      </w:r>
    </w:p>
    <w:p>
      <w:pPr>
        <w:spacing w:after="400" w:before="0"/>
        <w:jc w:val="center"/>
      </w:pPr>
      <w:r>
        <w:rPr>
          <w:rFonts w:ascii="맑은 고딕" w:cs="맑은 고딕" w:eastAsia="맑은 고딕" w:hAnsi="맑은 고딕"/>
          <w:b w:val="false"/>
          <w:bCs w:val="false"/>
          <w:color w:val="333333"/>
          <w:sz w:val="32"/>
          <w:szCs w:val="32"/>
        </w:rPr>
        <w:t xml:space="preserve">AI 기반 양방향 의료 진료 지원 플랫폼</w:t>
      </w:r>
    </w:p>
    <w:p>
      <w:pPr>
        <w:spacing w:after="800" w:before="0"/>
        <w:jc w:val="center"/>
      </w:pPr>
      <w:r>
        <w:rPr>
          <w:rFonts w:ascii="맑은 고딕" w:cs="맑은 고딕" w:eastAsia="맑은 고딕" w:hAnsi="맑은 고딕"/>
          <w:i/>
          <w:iCs/>
          <w:color w:val="555555"/>
          <w:sz w:val="24"/>
          <w:szCs w:val="24"/>
        </w:rPr>
        <w:t xml:space="preserve">― 환자에게는 길잡이를, 의사에게는 멘토를 ―</w:t>
      </w:r>
    </w:p>
    <w:p>
      <w:pPr>
        <w:spacing w:after="100" w:before="1200"/>
        <w:jc w:val="center"/>
      </w:pPr>
      <w:r>
        <w:rPr>
          <w:rFonts w:ascii="맑은 고딕" w:cs="맑은 고딕" w:eastAsia="맑은 고딕" w:hAnsi="맑은 고딕"/>
          <w:b/>
          <w:bCs/>
          <w:color w:val="1F4E79"/>
          <w:sz w:val="24"/>
          <w:szCs w:val="24"/>
        </w:rPr>
        <w:t xml:space="preserve">MediMentor Care  ·  MediMentor Pro</w:t>
      </w:r>
    </w:p>
    <w:p>
      <w:pPr>
        <w:spacing w:after="100" w:before="100"/>
        <w:jc w:val="center"/>
      </w:pPr>
      <w:r>
        <w:rPr>
          <w:rFonts w:ascii="맑은 고딕" w:cs="맑은 고딕" w:eastAsia="맑은 고딕" w:hAnsi="맑은 고딕"/>
          <w:color w:val="555555"/>
          <w:sz w:val="22"/>
          <w:szCs w:val="22"/>
        </w:rPr>
        <w:t xml:space="preserve">전 세계 의료 지식의 통합 — 한국 의료 현장으로의 전달</w:t>
      </w:r>
    </w:p>
    <w:p>
      <w:pPr>
        <w:spacing w:before="2400"/>
      </w:pPr>
      <w:r>
        <w:t xml:space="preserve"/>
      </w:r>
    </w:p>
    <w:p>
      <w:pPr>
        <w:spacing w:after="80" w:before="0"/>
        <w:jc w:val="center"/>
      </w:pPr>
      <w:r>
        <w:rPr>
          <w:rFonts w:ascii="맑은 고딕" w:cs="맑은 고딕" w:eastAsia="맑은 고딕" w:hAnsi="맑은 고딕"/>
          <w:color w:val="555555"/>
          <w:sz w:val="22"/>
          <w:szCs w:val="22"/>
        </w:rPr>
        <w:t xml:space="preserve">2026년 4월</w:t>
      </w:r>
      <w:ins w:id="129" w:author="Claude" w:date="2026-05-02T00:00:00Z">
        <w:r>
          <w:rPr>
            <w:rFonts w:ascii="맑은 고딕" w:cs="맑은 고딕" w:eastAsia="맑은 고딕" w:hAnsi="맑은 고딕"/>
            <w:color w:val="555555"/>
            <w:sz w:val="22"/>
            <w:szCs w:val="22"/>
          </w:rPr>
          <w:t xml:space="preserve"> (v2 — 2026년 5월 2일 개정)</w:t>
        </w:r>
      </w:ins>
    </w:p>
    <w:p>
      <w:pPr>
        <w:spacing w:after="0" w:before="0"/>
        <w:jc w:val="center"/>
      </w:pPr>
      <w:r>
        <w:rPr>
          <w:rFonts w:ascii="맑은 고딕" w:cs="맑은 고딕" w:eastAsia="맑은 고딕" w:hAnsi="맑은 고딕"/>
          <w:b/>
          <w:bCs/>
          <w:color w:val="333333"/>
          <w:sz w:val="22"/>
          <w:szCs w:val="22"/>
        </w:rPr>
        <w:t xml:space="preserve">기획자 : 문 형 철</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Ⅰ. 핵심 요약 (Executive Summary)</w:t>
      </w:r>
    </w:p>
    <w:p>
      <w:pPr>
        <w:pStyle w:val="Heading2"/>
        <w:spacing w:after="140" w:before="280"/>
      </w:pPr>
      <w:r>
        <w:rPr>
          <w:rFonts w:ascii="맑은 고딕" w:cs="맑은 고딕" w:eastAsia="맑은 고딕" w:hAnsi="맑은 고딕"/>
          <w:b/>
          <w:bCs/>
          <w:color w:val="1F4E79"/>
          <w:sz w:val="26"/>
          <w:szCs w:val="26"/>
        </w:rPr>
        <w:t xml:space="preserve">1. 한 줄 정의</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MediMentor AI는 환자에게는 ‘</w:t>
      </w:r>
      <w:del w:id="100" w:author="Claude" w:date="2026-05-02T00:00:00Z">
        <w:r>
          <w:rPr>
            <w:rFonts w:ascii="맑은 고딕" w:cs="맑은 고딕" w:eastAsia="맑은 고딕" w:hAnsi="맑은 고딕"/>
            <w:i/>
            <w:iCs/>
            <w:color w:val="000000"/>
            <w:sz w:val="22"/>
            <w:szCs w:val="22"/>
          </w:rPr>
          <w:delText xml:space="preserve">위치 기반 </w:delText>
        </w:r>
      </w:del>
      <w:r>
        <w:rPr>
          <w:rFonts w:ascii="맑은 고딕" w:cs="맑은 고딕" w:eastAsia="맑은 고딕" w:hAnsi="맑은 고딕"/>
          <w:i/>
          <w:iCs/>
          <w:color w:val="000000"/>
          <w:sz w:val="22"/>
          <w:szCs w:val="22"/>
        </w:rPr>
        <w:t xml:space="preserve">1차 의료 안내자’가 되고, 의사에게는 ‘24시간 옆을 지키는 임상 멘토’가 되어 주는, 전 세계 의료 지식을 통합한 양방향 AI 진료 지원 플랫폼이다.</w:t>
      </w:r>
    </w:p>
    <w:p>
      <w:pPr>
        <w:pStyle w:val="Heading2"/>
        <w:spacing w:after="140" w:before="280"/>
      </w:pPr>
      <w:r>
        <w:rPr>
          <w:rFonts w:ascii="맑은 고딕" w:cs="맑은 고딕" w:eastAsia="맑은 고딕" w:hAnsi="맑은 고딕"/>
          <w:b/>
          <w:bCs/>
          <w:color w:val="1F4E79"/>
          <w:sz w:val="26"/>
          <w:szCs w:val="26"/>
        </w:rPr>
        <w:t xml:space="preserve">2. 핵심 가치 제안</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500"/>
        <w:gridCol w:w="3920"/>
        <w:gridCol w:w="392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구분</w:t>
            </w:r>
          </w:p>
        </w:tc>
        <w:tc>
          <w:tcPr>
            <w:tcW w:type="dxa" w:w="39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환자(일반인)</w:t>
            </w:r>
          </w:p>
        </w:tc>
        <w:tc>
          <w:tcPr>
            <w:tcW w:type="dxa" w:w="39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의사(전문가)</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Pain Point</w:t>
            </w:r>
          </w:p>
        </w:tc>
        <w:tc>
          <w:tcPr>
            <w:tcW w:type="dxa" w:w="3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“어느 과를 가야 할지 모르겠다.”
“이 증상이 응급인지 모르겠다.”
“병원 가기 전 무엇을 해야 하나.”</w:t>
            </w:r>
          </w:p>
        </w:tc>
        <w:tc>
          <w:tcPr>
            <w:tcW w:type="dxa" w:w="3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“진료 5~7분 안에 누락 없이 보려면.”
“최신 가이드라인을 확인할 시간이 없다.”
“레어 케이스에 막힐 때 물어볼 곳이 없다.”</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MediMentor 해결</w:t>
            </w:r>
          </w:p>
        </w:tc>
        <w:tc>
          <w:tcPr>
            <w:tcW w:type="dxa" w:w="39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일상어 증상 입력 → 진료과 매칭 → </w:t>
            </w:r>
            <w:del w:id="101" w:author="Claude" w:date="2026-05-02T00:00:00Z">
              <w:r>
                <w:rPr>
                  <w:rFonts w:ascii="맑은 고딕" w:cs="맑은 고딕" w:eastAsia="맑은 고딕" w:hAnsi="맑은 고딕"/>
                  <w:b w:val="false"/>
                  <w:bCs w:val="false"/>
                  <w:color w:val="000000"/>
                  <w:sz w:val="20"/>
                  <w:szCs w:val="20"/>
                </w:rPr>
                <w:delText xml:space="preserve">위치 기반 1차 병원 추천 → </w:delText>
              </w:r>
            </w:del>
            <w:r>
              <w:rPr>
                <w:rFonts w:ascii="맑은 고딕" w:cs="맑은 고딕" w:eastAsia="맑은 고딕" w:hAnsi="맑은 고딕"/>
                <w:b w:val="false"/>
                <w:bCs w:val="false"/>
                <w:color w:val="000000"/>
                <w:sz w:val="20"/>
                <w:szCs w:val="20"/>
              </w:rPr>
              <w:t xml:space="preserve">응급도 판단 → 대증요법 안내</w:t>
            </w:r>
          </w:p>
        </w:tc>
        <w:tc>
          <w:tcPr>
            <w:tcW w:type="dxa" w:w="39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전문 용어 입력 → 감별진단 리스트 → 누락 점검 항목(Red Flag) → 권고 검사·처치 → 처방 후보·금기·상호작용 제시</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수익 모델</w:t>
            </w:r>
          </w:p>
        </w:tc>
        <w:tc>
          <w:tcPr>
            <w:tcW w:type="dxa" w:w="3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광고(제약사·병원·건강보험)
프리미엄 헬스 구독</w:t>
            </w:r>
          </w:p>
        </w:tc>
        <w:tc>
          <w:tcPr>
            <w:tcW w:type="dxa" w:w="3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구독료(개인)
병·의원 단체 라이선스(B2B)</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3. 사업의 의의</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의료의 본질은 ‘정보의 비대칭’을 해소하는 데 있다. 환자는 자기 몸의 신호를 해석하지 못하고, 의사는 폭증하는 의학 지식을 모두 흡수할 수 없다. MediMentor AI는 이 두 가지 비대칭을 동시에 해결한다.</w:t>
      </w:r>
    </w:p>
    <w:p>
      <w:pPr>
        <w:pStyle w:val="ListParagraph"/>
        <w:numPr>
          <w:ilvl w:val="0"/>
          <w:numId w:val="2"/>
        </w:numPr>
        <w:spacing w:after="40" w:before="40" w:line="300"/>
      </w:pPr>
      <w:r>
        <w:rPr>
          <w:rFonts w:ascii="맑은 고딕" w:cs="맑은 고딕" w:eastAsia="맑은 고딕" w:hAnsi="맑은 고딕"/>
          <w:b/>
          <w:bCs/>
          <w:color w:val="000000"/>
          <w:sz w:val="22"/>
          <w:szCs w:val="22"/>
        </w:rPr>
        <w:t xml:space="preserve">환자측: </w:t>
      </w:r>
      <w:r>
        <w:rPr>
          <w:rFonts w:ascii="맑은 고딕" w:cs="맑은 고딕" w:eastAsia="맑은 고딕" w:hAnsi="맑은 고딕"/>
          <w:b w:val="false"/>
          <w:bCs w:val="false"/>
          <w:color w:val="000000"/>
          <w:sz w:val="22"/>
          <w:szCs w:val="22"/>
        </w:rPr>
        <w:t xml:space="preserve">“검색의 미로” 대신 “전문가의 길잡이”를 제공 — 진료 접근성을 획기적으로 개선</w:t>
      </w:r>
    </w:p>
    <w:p>
      <w:pPr>
        <w:pStyle w:val="ListParagraph"/>
        <w:numPr>
          <w:ilvl w:val="0"/>
          <w:numId w:val="2"/>
        </w:numPr>
        <w:spacing w:after="40" w:before="40" w:line="300"/>
      </w:pPr>
      <w:r>
        <w:rPr>
          <w:rFonts w:ascii="맑은 고딕" w:cs="맑은 고딕" w:eastAsia="맑은 고딕" w:hAnsi="맑은 고딕"/>
          <w:b/>
          <w:bCs/>
          <w:color w:val="000000"/>
          <w:sz w:val="22"/>
          <w:szCs w:val="22"/>
        </w:rPr>
        <w:t xml:space="preserve">의사측: </w:t>
      </w:r>
      <w:r>
        <w:rPr>
          <w:rFonts w:ascii="맑은 고딕" w:cs="맑은 고딕" w:eastAsia="맑은 고딕" w:hAnsi="맑은 고딕"/>
          <w:b w:val="false"/>
          <w:bCs w:val="false"/>
          <w:color w:val="000000"/>
          <w:sz w:val="22"/>
          <w:szCs w:val="22"/>
        </w:rPr>
        <w:t xml:space="preserve">“기억과 경험”에만 의존하던 진료 결정에 “세계 최신 근거”를 실시간으로 결합 — 진료 안전성 제고</w:t>
      </w:r>
    </w:p>
    <w:p>
      <w:pPr>
        <w:pStyle w:val="ListParagraph"/>
        <w:numPr>
          <w:ilvl w:val="0"/>
          <w:numId w:val="2"/>
        </w:numPr>
        <w:spacing w:after="40" w:before="40" w:line="300"/>
      </w:pPr>
      <w:r>
        <w:rPr>
          <w:rFonts w:ascii="맑은 고딕" w:cs="맑은 고딕" w:eastAsia="맑은 고딕" w:hAnsi="맑은 고딕"/>
          <w:b/>
          <w:bCs/>
          <w:color w:val="000000"/>
          <w:sz w:val="22"/>
          <w:szCs w:val="22"/>
        </w:rPr>
        <w:t xml:space="preserve">사회적 가치: </w:t>
      </w:r>
      <w:r>
        <w:rPr>
          <w:rFonts w:ascii="맑은 고딕" w:cs="맑은 고딕" w:eastAsia="맑은 고딕" w:hAnsi="맑은 고딕"/>
          <w:b w:val="false"/>
          <w:bCs w:val="false"/>
          <w:color w:val="000000"/>
          <w:sz w:val="22"/>
          <w:szCs w:val="22"/>
        </w:rPr>
        <w:t xml:space="preserve">오진·과진단·과처방 감소, 1차 의료 강화, 응급실 부적정 이용 감소, 의료비 절감</w:t>
      </w:r>
    </w:p>
    <w:p>
      <w:pPr>
        <w:pStyle w:val="Heading2"/>
        <w:spacing w:after="140" w:before="280"/>
      </w:pPr>
      <w:r>
        <w:rPr>
          <w:rFonts w:ascii="맑은 고딕" w:cs="맑은 고딕" w:eastAsia="맑은 고딕" w:hAnsi="맑은 고딕"/>
          <w:b/>
          <w:bCs/>
          <w:color w:val="1F4E79"/>
          <w:sz w:val="26"/>
          <w:szCs w:val="26"/>
        </w:rPr>
        <w:t xml:space="preserve">4. 사업 규모 및 추진 일정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4"/>
        <w:gridCol w:w="2553"/>
        <w:gridCol w:w="2553"/>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구분</w:t>
            </w:r>
          </w:p>
        </w:tc>
        <w:tc>
          <w:tcPr>
            <w:tcW w:type="dxa" w:w="2554"/>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1년차 (2026)</w:t>
            </w:r>
          </w:p>
        </w:tc>
        <w:tc>
          <w:tcPr>
            <w:tcW w:type="dxa" w:w="2553"/>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2년차 (2027)</w:t>
            </w:r>
          </w:p>
        </w:tc>
        <w:tc>
          <w:tcPr>
            <w:tcW w:type="dxa" w:w="2553"/>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3년차 (2028)</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주요 마일스톤</w:t>
            </w:r>
          </w:p>
        </w:tc>
        <w:tc>
          <w:tcPr>
            <w:tcW w:type="dxa" w:w="2554"/>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MVP 구축
베타 의사 200명
환자앱 베타 출시</w:t>
            </w:r>
          </w:p>
        </w:tc>
        <w:tc>
          <w:tcPr>
            <w:tcW w:type="dxa" w:w="255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정식 론칭
의사 회원 3,000명
병·의원 100곳 도입</w:t>
            </w:r>
          </w:p>
        </w:tc>
        <w:tc>
          <w:tcPr>
            <w:tcW w:type="dxa" w:w="255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동남아·중동 진출
의사 회원 15,000명
B2B 대형병원 도입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예상 매출</w:t>
            </w:r>
          </w:p>
        </w:tc>
        <w:tc>
          <w:tcPr>
            <w:tcW w:type="dxa" w:w="2554"/>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0원 (R&amp;D 단계)</w:t>
            </w:r>
          </w:p>
        </w:tc>
        <w:tc>
          <w:tcPr>
            <w:tcW w:type="dxa" w:w="255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30억 원</w:t>
            </w:r>
          </w:p>
        </w:tc>
        <w:tc>
          <w:tcPr>
            <w:tcW w:type="dxa" w:w="255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180억 원</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주요 비용</w:t>
            </w:r>
          </w:p>
        </w:tc>
        <w:tc>
          <w:tcPr>
            <w:tcW w:type="dxa" w:w="2554"/>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R&amp;D, 데이터 라이선스,
인건비 (총 약 25억 원)</w:t>
            </w:r>
          </w:p>
        </w:tc>
        <w:tc>
          <w:tcPr>
            <w:tcW w:type="dxa" w:w="255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마케팅 강화,
인프라 확장 (약 35억 원)</w:t>
            </w:r>
          </w:p>
        </w:tc>
        <w:tc>
          <w:tcPr>
            <w:tcW w:type="dxa" w:w="2553"/>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글로벌 진출,
현지화 (약 60억 원)</w:t>
            </w:r>
          </w:p>
        </w:tc>
      </w:tr>
    </w:tbl>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 위 수치는 사업 초기 가정에 따른 시뮬레이션 추정치이며, 시장 검증 단계에서 정밀 재산정이 필요함.</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Ⅱ. 사업 배경 및 시장 분석</w:t>
      </w:r>
    </w:p>
    <w:p>
      <w:pPr>
        <w:pStyle w:val="Heading2"/>
        <w:spacing w:after="140" w:before="280"/>
      </w:pPr>
      <w:r>
        <w:rPr>
          <w:rFonts w:ascii="맑은 고딕" w:cs="맑은 고딕" w:eastAsia="맑은 고딕" w:hAnsi="맑은 고딕"/>
          <w:b/>
          <w:bCs/>
          <w:color w:val="1F4E79"/>
          <w:sz w:val="26"/>
          <w:szCs w:val="26"/>
        </w:rPr>
        <w:t xml:space="preserve">1. 현재 한국 의료 환경의 구조적 문제</w:t>
      </w:r>
    </w:p>
    <w:p>
      <w:pPr>
        <w:pStyle w:val="Heading3"/>
        <w:spacing w:after="100" w:before="200"/>
      </w:pPr>
      <w:r>
        <w:rPr>
          <w:rFonts w:ascii="맑은 고딕" w:cs="맑은 고딕" w:eastAsia="맑은 고딕" w:hAnsi="맑은 고딕"/>
          <w:b/>
          <w:bCs/>
          <w:color w:val="333333"/>
          <w:sz w:val="23"/>
          <w:szCs w:val="23"/>
        </w:rPr>
        <w:t xml:space="preserve">가. 환자 측면 — ‘검색의 미로’</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국민건강보험공단 통계에 따르면 한국 국민은 1년에 평균 16~17회 외래진료를 받으며 이는 OECD 최고 수준이다. 그러나 그 이면에는 다음과 같은 비효율이 존재한다.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일반인은 ‘턱이 아프면 정형외과인지 성형외과인지’와 같이 진료과 선택 단계부터 어려움을 겪는다.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네이버 지식iN, 블로그, 유튜브 등에서 검색하지만 정보의 정확성·전문성·최신성을 확인할 수 없다.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응급 상황과 비응급 상황의 구분이 어려워, 응급실로 갈 환자가 일반 의원을 찾거나 그 반대 사례가 빈번하다.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병원 방문 전 무엇을 해야 하는지(예: 금식, 약 복용 중단, 자료 준비) 안내받을 채널이 없다.</w:t>
      </w:r>
    </w:p>
    <w:p>
      <w:pPr>
        <w:pStyle w:val="Heading3"/>
        <w:spacing w:after="100" w:before="200"/>
      </w:pPr>
      <w:r>
        <w:rPr>
          <w:rFonts w:ascii="맑은 고딕" w:cs="맑은 고딕" w:eastAsia="맑은 고딕" w:hAnsi="맑은 고딕"/>
          <w:b/>
          <w:bCs/>
          <w:color w:val="333333"/>
          <w:sz w:val="23"/>
          <w:szCs w:val="23"/>
        </w:rPr>
        <w:t xml:space="preserve">나. 의사 측면 — ‘시간과 지식의 압박’</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한국 의사 1인당 1일 외래환자는 평균 60~70명에 달하며, 환자 1인당 진료시간은 5~7분으로 OECD 최하위권이다. 이 짧은 시간 안에 의사는 다음의 결정을 내려야 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주증상으로부터 가능한 감별진단(Differential Diagnosis) 도출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필요 검사 결정 (불필요한 검사는 보험 삭감의 원인)</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처방 결정 (약물 상호작용·금기·환자 특성 고려)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 교육 및 안전 안내</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그러나 의학 지식은 매년 약 80만 편의 신규 논문(PubMed 기준)이 추가되며, UpToDate·BMJ Best Practice 같은 글로벌 임상 결정 지원 도구는 한국어 미지원·한국 처방 환경 미반영·고가의 라이선스로 일선 개원의가 쉽게 접근하기 어렵다.</w:t>
      </w:r>
    </w:p>
    <w:p>
      <w:pPr>
        <w:pStyle w:val="Heading2"/>
        <w:spacing w:after="140" w:before="280"/>
      </w:pPr>
      <w:r>
        <w:rPr>
          <w:rFonts w:ascii="맑은 고딕" w:cs="맑은 고딕" w:eastAsia="맑은 고딕" w:hAnsi="맑은 고딕"/>
          <w:b/>
          <w:bCs/>
          <w:color w:val="1F4E79"/>
          <w:sz w:val="26"/>
          <w:szCs w:val="26"/>
        </w:rPr>
        <w:t xml:space="preserve">2. 글로벌 임상 결정 지원 시스템(CDSS) 시장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87"/>
        <w:gridCol w:w="2787"/>
        <w:gridCol w:w="278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구분</w:t>
            </w:r>
          </w:p>
        </w:tc>
        <w:tc>
          <w:tcPr>
            <w:tcW w:type="dxa" w:w="228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글로벌 대표 서비스</w:t>
            </w:r>
          </w:p>
        </w:tc>
        <w:tc>
          <w:tcPr>
            <w:tcW w:type="dxa" w:w="278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특징</w:t>
            </w:r>
          </w:p>
        </w:tc>
        <w:tc>
          <w:tcPr>
            <w:tcW w:type="dxa" w:w="27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한국 시장 한계</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임상 결정 지원</w:t>
            </w:r>
          </w:p>
        </w:tc>
        <w:tc>
          <w:tcPr>
            <w:tcW w:type="dxa" w:w="22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UpToDate (Wolters Kluwer), BMJ Best Practice, DynaMed</w:t>
            </w:r>
          </w:p>
        </w:tc>
        <w:tc>
          <w:tcPr>
            <w:tcW w:type="dxa" w:w="27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근거 중심 의학(EBM) 기반
의사 1인당 연 50~100만원대</w:t>
            </w:r>
          </w:p>
        </w:tc>
        <w:tc>
          <w:tcPr>
            <w:tcW w:type="dxa" w:w="27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영어 기반
한국 처방 약가·급여 미반영
한국 임상 가이드라인 부재</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 증상 체크</w:t>
            </w:r>
          </w:p>
        </w:tc>
        <w:tc>
          <w:tcPr>
            <w:tcW w:type="dxa" w:w="22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Ada Health, Buoy Health, K Health, WebMD</w:t>
            </w:r>
          </w:p>
        </w:tc>
        <w:tc>
          <w:tcPr>
            <w:tcW w:type="dxa" w:w="27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AI 기반 트리아지
위치 기반 진료 의뢰</w:t>
            </w:r>
          </w:p>
        </w:tc>
        <w:tc>
          <w:tcPr>
            <w:tcW w:type="dxa" w:w="278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한국어 미지원
한국 보건의료체계 미반영
원격진료 규제로 한국 진출 제한</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AI 의료 보조</w:t>
            </w:r>
          </w:p>
        </w:tc>
        <w:tc>
          <w:tcPr>
            <w:tcW w:type="dxa" w:w="22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Glass Health, OpenEvidence, Hippocratic AI</w:t>
            </w:r>
          </w:p>
        </w:tc>
        <w:tc>
          <w:tcPr>
            <w:tcW w:type="dxa" w:w="27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LLM 기반 임상 추론
실시간 문헌 통합</w:t>
            </w:r>
          </w:p>
        </w:tc>
        <w:tc>
          <w:tcPr>
            <w:tcW w:type="dxa" w:w="27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주로 영어권 시장 타깃
한국 의료현실 격차 큼</w:t>
            </w:r>
          </w:p>
        </w:tc>
      </w:tr>
    </w:tbl>
    <w:p>
      <w:pPr>
        <w:spacing w:after="120" w:before="120"/>
      </w:pPr>
      <w:r>
        <w:t xml:space="preserve"/>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결론적으로 한국 시장은 ‘세계 수준의 의료 지식’과 ‘한국 의료 현실(언어, 처방, 보험, 진료 환경)’ 사이에 깊은 단절이 있다. 이 공백을 메우는 것이 MediMentor AI의 핵심 기회 영역이다.</w:t>
      </w:r>
    </w:p>
    <w:p>
      <w:pPr>
        <w:pStyle w:val="Heading2"/>
        <w:spacing w:after="140" w:before="280"/>
      </w:pPr>
      <w:r>
        <w:rPr>
          <w:rFonts w:ascii="맑은 고딕" w:cs="맑은 고딕" w:eastAsia="맑은 고딕" w:hAnsi="맑은 고딕"/>
          <w:b/>
          <w:bCs/>
          <w:color w:val="1F4E79"/>
          <w:sz w:val="26"/>
          <w:szCs w:val="26"/>
        </w:rPr>
        <w:t xml:space="preserve">3. 시장 규모 추정 (TAM-SAM-SOM)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40"/>
        <w:gridCol w:w="252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구분</w:t>
            </w:r>
          </w:p>
        </w:tc>
        <w:tc>
          <w:tcPr>
            <w:tcW w:type="dxa" w:w="5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정의</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추정 규모</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TAM
(전체 시장)</w:t>
            </w:r>
          </w:p>
        </w:tc>
        <w:tc>
          <w:tcPr>
            <w:tcW w:type="dxa" w:w="5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 디지털 헬스케어 시장 + 한국 의사 임상 결정 지원 시장 + 의료 광고 시장</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18조 원
(2027 추정)</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SAM
(유효 시장)</w:t>
            </w:r>
          </w:p>
        </w:tc>
        <w:tc>
          <w:tcPr>
            <w:tcW w:type="dxa" w:w="5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온라인 헬스 정보 이용자 + 한국 의사 약 14만 명 중 개원의·전공의 + 제약사 디지털 마케팅 예산</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1.5조 원</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SOM
(목표 시장)</w:t>
            </w:r>
          </w:p>
        </w:tc>
        <w:tc>
          <w:tcPr>
            <w:tcW w:type="dxa" w:w="5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3년 내 의사 회원 15,000명 (전체의 약 10%) + 환자 앱 MAU 200만 + 제약·병원 광고주 200곳</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300억 원</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Ⅲ. 서비스 컨셉 및 차별화 전략</w:t>
      </w:r>
    </w:p>
    <w:p>
      <w:pPr>
        <w:pStyle w:val="Heading2"/>
        <w:spacing w:after="140" w:before="280"/>
      </w:pPr>
      <w:r>
        <w:rPr>
          <w:rFonts w:ascii="맑은 고딕" w:cs="맑은 고딕" w:eastAsia="맑은 고딕" w:hAnsi="맑은 고딕"/>
          <w:b/>
          <w:bCs/>
          <w:color w:val="1F4E79"/>
          <w:sz w:val="26"/>
          <w:szCs w:val="26"/>
        </w:rPr>
        <w:t xml:space="preserve">1. 듀얼 페르소나(Dual Persona) 아키텍처</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MediMentor AI는 동일한 의료 지식 백엔드 위에 두 개의 완전히 다른 ‘얼굴(인터페이스 레이어)’을 가진다. 환자의 자연어와 의사의 전문어는 입력·출력·신뢰수준·면책조항·UX·언어 톤이 모두 다르며, 이는 서비스의 핵심 차별점이다.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차원</w:t>
            </w:r>
          </w:p>
        </w:tc>
        <w:tc>
          <w:tcPr>
            <w:tcW w:type="dxa" w:w="39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MediMentor Care (환자용)</w:t>
            </w:r>
          </w:p>
        </w:tc>
        <w:tc>
          <w:tcPr>
            <w:tcW w:type="dxa" w:w="39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MediMentor Pro (의사용)</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사용자</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일반인 (전 연령)</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면허 인증된 의사·전공의·간호사(일부)</w:t>
            </w:r>
          </w:p>
        </w:tc>
      </w:tr>
      <w:tr>
        <w:trPr>
          <w:tblHeader w:val="false"/>
        </w:trP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입력 언어</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“속이 쓰리고 새벽에 더 아파요” 같은 일상어, 사진 첨부 가능</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“epigastric burning pain, NSAID 복용 3개월” 같은 전문어, EMR 일부 연동</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출력 톤</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쉬운 설명, 안심·격려, 명확한 다음 행동 안내</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ICD-10 코드, 감별진단 확률, 가이드라인 출처(논문 PMID)</w:t>
            </w:r>
          </w:p>
        </w:tc>
      </w:tr>
      <w:tr>
        <w:trPr>
          <w:tblHeader w:val="false"/>
        </w:trP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면책 강도</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“의학적 진단이 아닙니다” 강하게 명시</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임상 결정 지원(CDSS)으로서 보조 정보 제공, 최종 결정은 의사 책임</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법적 분류</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건강 정보 제공 서비스 (의료법 위반 회피 설계)</w:t>
            </w:r>
          </w:p>
        </w:tc>
        <w:tc>
          <w:tcPr>
            <w:tcW w:type="dxa" w:w="39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의료인 대상 의학 정보 서비스 / SaMD 비해당 영역 우선 진입</w:t>
            </w:r>
          </w:p>
        </w:tc>
      </w:tr>
      <w:tr>
        <w:trPr>
          <w:tblHeader w:val="false"/>
        </w:trP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데이터 깊이</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진료과 매칭, 응급도, 대증요법, 병원 추천 (B2C 수준)</w:t>
            </w:r>
          </w:p>
        </w:tc>
        <w:tc>
          <w:tcPr>
            <w:tcW w:type="dxa" w:w="3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감별진단, Red Flag, 검사·치료 알고리즘, 처방 후보, 약물상호작용 (의료 전문 수준)</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2. 핵심 차별화 5대 포인트</w:t>
      </w:r>
    </w:p>
    <w:p>
      <w:pPr>
        <w:pStyle w:val="Heading3"/>
        <w:spacing w:after="100" w:before="200"/>
      </w:pPr>
      <w:r>
        <w:rPr>
          <w:rFonts w:ascii="맑은 고딕" w:cs="맑은 고딕" w:eastAsia="맑은 고딕" w:hAnsi="맑은 고딕"/>
          <w:b/>
          <w:bCs/>
          <w:color w:val="333333"/>
          <w:sz w:val="23"/>
          <w:szCs w:val="23"/>
        </w:rPr>
        <w:t xml:space="preserve">가. ‘세계의 지식 + 한국의 현실’ 통합</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PubMed·Cochrane·UpToDate(파트너십 추진)·NICE·CDC·WHO 등 글로벌 의학 데이터베이스를 RAG(Retrieval-Augmented Generation) 방식으로 통합하되, 출력은 식약처 의약품 DB·HIRA 급여 기준·대한의학회 진료지침에 맞게 재가공하여 한국 의사가 즉시 적용할 수 있도록 한다.</w:t>
      </w:r>
    </w:p>
    <w:p>
      <w:pPr>
        <w:pStyle w:val="Heading3"/>
        <w:spacing w:after="100" w:before="200"/>
      </w:pPr>
      <w:r>
        <w:rPr>
          <w:rFonts w:ascii="맑은 고딕" w:cs="맑은 고딕" w:eastAsia="맑은 고딕" w:hAnsi="맑은 고딕"/>
          <w:b/>
          <w:bCs/>
          <w:color w:val="333333"/>
          <w:sz w:val="23"/>
          <w:szCs w:val="23"/>
        </w:rPr>
        <w:t xml:space="preserve">나. ‘일상어 → 전문어’ 자동 변환 엔진</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환자가 “명치 위가 쓰리고 신물이 올라옴”이라 입력하면 내부적으로 “epigastric pain, regurgitation”으로 변환되어 동일한 지식 베이스에서 검색되지만, 환자에게는 다시 일상어로 돌려준다. 이것은 단순한 번역이 아니라 ‘의학적 의미의 보존’을 핵심으로 하는 한국어 의료 NLP의 핵심 기술이다.</w:t>
      </w:r>
    </w:p>
    <w:p>
      <w:pPr>
        <w:pStyle w:val="Heading3"/>
        <w:spacing w:after="100" w:before="200"/>
      </w:pPr>
      <w:r>
        <w:rPr>
          <w:rFonts w:ascii="맑은 고딕" w:cs="맑은 고딕" w:eastAsia="맑은 고딕" w:hAnsi="맑은 고딕"/>
          <w:b/>
          <w:bCs/>
          <w:color w:val="333333"/>
          <w:sz w:val="23"/>
          <w:szCs w:val="23"/>
        </w:rPr>
        <w:t xml:space="preserve">다. ‘</w:t>
      </w:r>
      <w:del w:id="102" w:author="Claude" w:date="2026-05-02T00:00:00Z">
        <w:r>
          <w:rPr>
            <w:rFonts w:ascii="맑은 고딕" w:cs="맑은 고딕" w:eastAsia="맑은 고딕" w:hAnsi="맑은 고딕"/>
            <w:b/>
            <w:bCs/>
            <w:color w:val="333333"/>
            <w:sz w:val="23"/>
            <w:szCs w:val="23"/>
          </w:rPr>
          <w:delText xml:space="preserve">위치-</w:delText>
        </w:r>
      </w:del>
      <w:r>
        <w:rPr>
          <w:rFonts w:ascii="맑은 고딕" w:cs="맑은 고딕" w:eastAsia="맑은 고딕" w:hAnsi="맑은 고딕"/>
          <w:b/>
          <w:bCs/>
          <w:color w:val="333333"/>
          <w:sz w:val="23"/>
          <w:szCs w:val="23"/>
        </w:rPr>
        <w:t xml:space="preserve">시간-증상’ </w:t>
      </w:r>
      <w:del w:id="103" w:author="Claude" w:date="2026-05-02T00:00:00Z">
        <w:r>
          <w:rPr>
            <w:rFonts w:ascii="맑은 고딕" w:cs="맑은 고딕" w:eastAsia="맑은 고딕" w:hAnsi="맑은 고딕"/>
            <w:b/>
            <w:bCs/>
            <w:color w:val="333333"/>
            <w:sz w:val="23"/>
            <w:szCs w:val="23"/>
          </w:rPr>
          <w:delText xml:space="preserve">3</w:delText>
        </w:r>
      </w:del>
      <w:ins w:id="104" w:author="Claude" w:date="2026-05-02T00:00:00Z">
        <w:r>
          <w:rPr>
            <w:rFonts w:ascii="맑은 고딕" w:cs="맑은 고딕" w:eastAsia="맑은 고딕" w:hAnsi="맑은 고딕"/>
            <w:b/>
            <w:bCs/>
            <w:color w:val="333333"/>
            <w:sz w:val="23"/>
            <w:szCs w:val="23"/>
          </w:rPr>
          <w:t xml:space="preserve">2</w:t>
        </w:r>
      </w:ins>
      <w:r>
        <w:rPr>
          <w:rFonts w:ascii="맑은 고딕" w:cs="맑은 고딕" w:eastAsia="맑은 고딕" w:hAnsi="맑은 고딕"/>
          <w:b/>
          <w:bCs/>
          <w:color w:val="333333"/>
          <w:sz w:val="23"/>
          <w:szCs w:val="23"/>
        </w:rPr>
        <w:t xml:space="preserve">축 트리아지</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환자가 입력하는 즉시 </w:t>
      </w:r>
      <w:del w:id="105" w:author="Claude" w:date="2026-05-02T00:00:00Z">
        <w:r>
          <w:rPr>
            <w:rFonts w:ascii="맑은 고딕" w:cs="맑은 고딕" w:eastAsia="맑은 고딕" w:hAnsi="맑은 고딕"/>
            <w:b w:val="false"/>
            <w:bCs w:val="false"/>
            <w:i w:val="false"/>
            <w:iCs w:val="false"/>
            <w:color w:val="000000"/>
            <w:sz w:val="22"/>
            <w:szCs w:val="22"/>
          </w:rPr>
          <w:delText xml:space="preserve">(1) 어느 위치에 있는지, (2) 지금이 언제인지(평일·야간·주말), (3) 증상의 응급도가 어떤지를 종합해 “지금 응급실 → 119”, “2시간 내 야간 진료 가능한 의원” 등 행동 지침을 위치 기반으로 즉시 제시한다.</w:delText>
        </w:r>
      </w:del>
      <w:ins w:id="106" w:author="Claude" w:date="2026-05-02T00:00:00Z">
        <w:r>
          <w:rPr>
            <w:rFonts w:ascii="맑은 고딕" w:cs="맑은 고딕" w:eastAsia="맑은 고딕" w:hAnsi="맑은 고딕"/>
            <w:b w:val="false"/>
            <w:bCs w:val="false"/>
            <w:i w:val="false"/>
            <w:iCs w:val="false"/>
            <w:color w:val="000000"/>
            <w:sz w:val="22"/>
            <w:szCs w:val="22"/>
          </w:rPr>
          <w:t xml:space="preserve">(1) 지금이 언제인지(평일·야간·주말), (2) 증상의 응급도가 어떤지를 종합해 “지금 응급실 → 119”, “야간진료 가능한 의원으로 가십시오”, “자가관리 가능합니다” 등 행동 지침을 즉시 제시한다. 단, 특정 의원·병원을 추천하는 알고리즘은 운영하지 않으며, 환자가 가까운 의원을 직접 찾을 수 있도록 카카오맵·네이버지도 외부 링크만 제공한다. 이는 의료 신뢰성 차별화 정책이며, 닥터나우·굿닥과 차별화되는 medimentor의 핵심 포지셔닝이다.</w:t>
        </w:r>
      </w:ins>
    </w:p>
    <w:p>
      <w:pPr>
        <w:pStyle w:val="Heading3"/>
        <w:spacing w:after="100" w:before="200"/>
      </w:pPr>
      <w:r>
        <w:rPr>
          <w:rFonts w:ascii="맑은 고딕" w:cs="맑은 고딕" w:eastAsia="맑은 고딕" w:hAnsi="맑은 고딕"/>
          <w:b/>
          <w:bCs/>
          <w:color w:val="333333"/>
          <w:sz w:val="23"/>
          <w:szCs w:val="23"/>
        </w:rPr>
        <w:t xml:space="preserve">라. ‘의사 멘토 모드’</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의사가 의문이 들 때 “40대 여성, 6개월 피로감, ALT 80, 자가면역 의심되는데 어디까지 검사하지?” 같이 자연어로 질문하면 ① 감별진단 매트릭스, ② 단계별 검사 알고리즘, ③ 각 검사의 보험급여 여부, ④ 후속 처치 가이드라인을 ‘선배 의사가 옆에서 조언하듯’ 출력한다. 이것이 본 서비스의 ‘심장’이다.</w:t>
      </w:r>
    </w:p>
    <w:p>
      <w:pPr>
        <w:pStyle w:val="Heading3"/>
        <w:spacing w:after="100" w:before="200"/>
      </w:pPr>
      <w:r>
        <w:rPr>
          <w:rFonts w:ascii="맑은 고딕" w:cs="맑은 고딕" w:eastAsia="맑은 고딕" w:hAnsi="맑은 고딕"/>
          <w:b/>
          <w:bCs/>
          <w:color w:val="333333"/>
          <w:sz w:val="23"/>
          <w:szCs w:val="23"/>
        </w:rPr>
        <w:t xml:space="preserve">마. ‘근거 추적성(Traceability)’</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의사 페이지의 모든 결론에는 출처(논문 ID, 가이드라인 버전, 출간 연도)를 클릭 한 번에 확인할 수 있게 한다. ‘블랙박스 AI’가 아닌 ‘설명 가능한 AI(Explainable AI)’로서 의료 신뢰성을 확보한다.</w:t>
      </w:r>
    </w:p>
    <w:p>
      <w:pPr>
        <w:pStyle w:val="Heading2"/>
        <w:spacing w:after="140" w:before="280"/>
      </w:pPr>
      <w:r>
        <w:rPr>
          <w:rFonts w:ascii="맑은 고딕" w:cs="맑은 고딕" w:eastAsia="맑은 고딕" w:hAnsi="맑은 고딕"/>
          <w:b/>
          <w:bCs/>
          <w:color w:val="1F4E79"/>
          <w:sz w:val="26"/>
          <w:szCs w:val="26"/>
        </w:rPr>
        <w:t xml:space="preserve">3. 경쟁 포지셔닝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940"/>
        <w:gridCol w:w="4140"/>
      </w:tblGrid>
      <w:tr>
        <w:trPr>
          <w:tblHeader/>
        </w:trPr>
        <w:tc>
          <w:tcPr>
            <w:tcW w:type="dxa" w:w="22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
            </w:r>
          </w:p>
        </w:tc>
        <w:tc>
          <w:tcPr>
            <w:tcW w:type="dxa" w:w="29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낮은 전문성</w:t>
            </w:r>
          </w:p>
        </w:tc>
        <w:tc>
          <w:tcPr>
            <w:tcW w:type="dxa" w:w="41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높은 전문성</w:t>
            </w:r>
          </w:p>
        </w:tc>
      </w:tr>
      <w:tr>
        <w:trPr>
          <w:tblHeader w:val="false"/>
        </w:trPr>
        <w:tc>
          <w:tcPr>
            <w:tcW w:type="dxa" w:w="22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글로벌 지식 부재</w:t>
            </w:r>
          </w:p>
        </w:tc>
        <w:tc>
          <w:tcPr>
            <w:tcW w:type="dxa" w:w="29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네이버 지식iN, 일반 블로그</w:t>
            </w:r>
          </w:p>
        </w:tc>
        <w:tc>
          <w:tcPr>
            <w:tcW w:type="dxa" w:w="41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 KMLE 자료, 의료 학회 사이트</w:t>
            </w:r>
          </w:p>
        </w:tc>
      </w:tr>
      <w:tr>
        <w:trPr>
          <w:tblHeader w:val="false"/>
        </w:trPr>
        <w:tc>
          <w:tcPr>
            <w:tcW w:type="dxa" w:w="22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글로벌 지식 통합</w:t>
            </w:r>
          </w:p>
        </w:tc>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WebMD, Ada Health (한국어/한국 의료 미반영)</w:t>
            </w:r>
          </w:p>
        </w:tc>
        <w:tc>
          <w:tcPr>
            <w:tcW w:type="dxa" w:w="41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1F4E79"/>
                <w:sz w:val="20"/>
                <w:szCs w:val="20"/>
              </w:rPr>
              <w:t xml:space="preserve">★ MediMentor AI ★
— 글로벌 지식 + 한국 의료 환경 + 양방향 —</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Ⅳ. MediMentor Care (환자용) 기능 상세</w:t>
      </w:r>
    </w:p>
    <w:p>
      <w:pPr>
        <w:pStyle w:val="Heading2"/>
        <w:spacing w:after="140" w:before="280"/>
      </w:pPr>
      <w:r>
        <w:rPr>
          <w:rFonts w:ascii="맑은 고딕" w:cs="맑은 고딕" w:eastAsia="맑은 고딕" w:hAnsi="맑은 고딕"/>
          <w:b/>
          <w:bCs/>
          <w:color w:val="1F4E79"/>
          <w:sz w:val="26"/>
          <w:szCs w:val="26"/>
        </w:rPr>
        <w:t xml:space="preserve">1. 핵심 사용자 여정 (User Journey)</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환자가 ‘어디가 아프다’고 느낀 순간부터 진료 후 회복까지 전 과정을 5단계로 설계한다.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50"/>
        <w:gridCol w:w="451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단계</w:t>
            </w:r>
          </w:p>
        </w:tc>
        <w:tc>
          <w:tcPr>
            <w:tcW w:type="dxa" w:w="355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사용자 행동</w:t>
            </w:r>
          </w:p>
        </w:tc>
        <w:tc>
          <w:tcPr>
            <w:tcW w:type="dxa" w:w="4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MediMentor 기능</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①
증상 입력</w:t>
            </w:r>
          </w:p>
        </w:tc>
        <w:tc>
          <w:tcPr>
            <w:tcW w:type="dxa" w:w="35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“턱이 아파요. 입을 크게 벌리면 더 아프고 딸깍 소리가 나요.”</w:t>
            </w:r>
          </w:p>
        </w:tc>
        <w:tc>
          <w:tcPr>
            <w:tcW w:type="dxa" w:w="45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음성·텍스트·사진 입력 지원
부위 선택 인체 그림 UI</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②
증상 분석</w:t>
            </w:r>
          </w:p>
        </w:tc>
        <w:tc>
          <w:tcPr>
            <w:tcW w:type="dxa" w:w="35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추가 질문에 답변
(언제부터, 어떻게 시작, 동반증상)</w:t>
            </w:r>
          </w:p>
        </w:tc>
        <w:tc>
          <w:tcPr>
            <w:tcW w:type="dxa" w:w="4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AI 후속 질문(Adaptive Q&amp;A)
응급도 판정
Red Flag 즉시 알림</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③
진료과 매칭</w:t>
            </w:r>
          </w:p>
        </w:tc>
        <w:tc>
          <w:tcPr>
            <w:tcW w:type="dxa" w:w="35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“어느 과를 가야 하나요?”</w:t>
            </w:r>
          </w:p>
        </w:tc>
        <w:tc>
          <w:tcPr>
            <w:tcW w:type="dxa" w:w="45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1차 추천: 치과 (구강악안면)
2차 추천: 정형외과 / 이비인후과
근거 설명</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④
</w:t>
            </w:r>
            <w:del w:id="107" w:author="Claude" w:date="2026-05-02T00:00:00Z">
              <w:r>
                <w:rPr>
                  <w:rFonts w:ascii="맑은 고딕" w:cs="맑은 고딕" w:eastAsia="맑은 고딕" w:hAnsi="맑은 고딕"/>
                  <w:b/>
                  <w:bCs/>
                  <w:color w:val="000000"/>
                  <w:sz w:val="20"/>
                  <w:szCs w:val="20"/>
                </w:rPr>
                <w:delText xml:space="preserve">병원 추천</w:delText>
              </w:r>
            </w:del>
            <w:ins w:id="108" w:author="Claude" w:date="2026-05-02T00:00:00Z">
              <w:r>
                <w:rPr>
                  <w:rFonts w:ascii="맑은 고딕" w:cs="맑은 고딕" w:eastAsia="맑은 고딕" w:hAnsi="맑은 고딕"/>
                  <w:b/>
                  <w:bCs/>
                  <w:color w:val="000000"/>
                  <w:sz w:val="20"/>
                  <w:szCs w:val="20"/>
                </w:rPr>
                <w:t xml:space="preserve">외부 지도 안내</w:t>
              </w:r>
            </w:ins>
          </w:p>
        </w:tc>
        <w:tc>
          <w:tcPr>
            <w:tcW w:type="dxa" w:w="35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현재 위치에서 갈 만한 병원을 </w:t>
            </w:r>
            <w:del w:id="109" w:author="Claude" w:date="2026-05-02T00:00:00Z">
              <w:r>
                <w:rPr>
                  <w:rFonts w:ascii="맑은 고딕" w:cs="맑은 고딕" w:eastAsia="맑은 고딕" w:hAnsi="맑은 고딕"/>
                  <w:b w:val="false"/>
                  <w:bCs w:val="false"/>
                  <w:color w:val="000000"/>
                  <w:sz w:val="20"/>
                  <w:szCs w:val="20"/>
                </w:rPr>
                <w:delText xml:space="preserve">찾는다.</w:delText>
              </w:r>
            </w:del>
            <w:ins w:id="110" w:author="Claude" w:date="2026-05-02T00:00:00Z">
              <w:r>
                <w:rPr>
                  <w:rFonts w:ascii="맑은 고딕" w:cs="맑은 고딕" w:eastAsia="맑은 고딕" w:hAnsi="맑은 고딕"/>
                  <w:b w:val="false"/>
                  <w:bCs w:val="false"/>
                  <w:color w:val="000000"/>
                  <w:sz w:val="20"/>
                  <w:szCs w:val="20"/>
                </w:rPr>
                <w:t xml:space="preserve">지도 앱에서 직접 찾는다.</w:t>
              </w:r>
            </w:ins>
          </w:p>
        </w:tc>
        <w:tc>
          <w:tcPr>
            <w:tcW w:type="dxa" w:w="4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
            </w:r>
            <w:del w:id="111" w:author="Claude" w:date="2026-05-02T00:00:00Z">
              <w:r>
                <w:rPr>
                  <w:rFonts w:ascii="맑은 고딕" w:cs="맑은 고딕" w:eastAsia="맑은 고딕" w:hAnsi="맑은 고딕"/>
                  <w:b w:val="false"/>
                  <w:bCs w:val="false"/>
                  <w:color w:val="000000"/>
                  <w:sz w:val="20"/>
                  <w:szCs w:val="20"/>
                </w:rPr>
                <w:delText xml:space="preserve">위치 기반 1차 병원 우선 추천
진료시간·후기·예약 가능 여부
네이버지도/카카오맵 연동</w:delText>
              </w:r>
            </w:del>
            <w:ins w:id="112" w:author="Claude" w:date="2026-05-02T00:00:00Z">
              <w:r>
                <w:rPr>
                  <w:rFonts w:ascii="맑은 고딕" w:cs="맑은 고딕" w:eastAsia="맑은 고딕" w:hAnsi="맑은 고딕"/>
                  <w:b w:val="false"/>
                  <w:bCs w:val="false"/>
                  <w:color w:val="000000"/>
                  <w:sz w:val="20"/>
                  <w:szCs w:val="20"/>
                </w:rPr>
                <w:t xml:space="preserve">카카오맵·네이버지도 외부 링크
시스템 추천 알고리즘 미운영
의료 신뢰성 차별화 정책</w:t>
              </w:r>
            </w:ins>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⑤
방문 전 안내</w:t>
            </w:r>
          </w:p>
        </w:tc>
        <w:tc>
          <w:tcPr>
            <w:tcW w:type="dxa" w:w="355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“병원 가기 전에 뭘 하면 도움이 될까요?”</w:t>
            </w:r>
          </w:p>
        </w:tc>
        <w:tc>
          <w:tcPr>
            <w:tcW w:type="dxa" w:w="451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대증요법 (찜질·자세·식이)
준비물(증상 일기, 복용약 목록)
금기 행동 (예: 통증약 자가 복용 시 주의)</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2. 주요 기능 명세</w:t>
      </w:r>
    </w:p>
    <w:p>
      <w:pPr>
        <w:pStyle w:val="Heading3"/>
        <w:spacing w:after="100" w:before="200"/>
      </w:pPr>
      <w:r>
        <w:rPr>
          <w:rFonts w:ascii="맑은 고딕" w:cs="맑은 고딕" w:eastAsia="맑은 고딕" w:hAnsi="맑은 고딕"/>
          <w:b/>
          <w:bCs/>
          <w:color w:val="333333"/>
          <w:sz w:val="23"/>
          <w:szCs w:val="23"/>
        </w:rPr>
        <w:t xml:space="preserve">가. 일상어 증상 인식 엔진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음성 입력(STT) + 텍스트 + 사진(피부 발진, 눈, 입 안 등) 멀티모달 지원</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한국어 의료 동의어 사전 (예: ‘속쓰림 / 명치통증 / 가슴쓰림 / 신물’ → 모두 GERD/소화성궤양 관련 영역으로 매핑)</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연령·성별·기저질환을 고려한 가중치 적용 (예: ‘가슴이 답답함’이 30대 여성과 65세 남성에게 가지는 의미가 다름)</w:t>
      </w:r>
    </w:p>
    <w:p>
      <w:pPr>
        <w:pStyle w:val="Heading3"/>
        <w:spacing w:after="100" w:before="200"/>
      </w:pPr>
      <w:r>
        <w:rPr>
          <w:rFonts w:ascii="맑은 고딕" w:cs="맑은 고딕" w:eastAsia="맑은 고딕" w:hAnsi="맑은 고딕"/>
          <w:b/>
          <w:bCs/>
          <w:color w:val="333333"/>
          <w:sz w:val="23"/>
          <w:szCs w:val="23"/>
        </w:rPr>
        <w:t xml:space="preserve">나. 응급도 판정 (Triage Engine)</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Manchester Triage System(MTS)·ESI(Emergency Severity Index) 등 국제 표준을 한국 응급의료체계에 맞게 변형하여 5단계로 분류한다.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등급</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의미</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안내 메시지</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C00000"/>
                <w:sz w:val="20"/>
                <w:szCs w:val="20"/>
              </w:rPr>
              <w:t xml:space="preserve">🔴 즉시 응급</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흉통+호흡곤란, 의식저하, 다량출혈, 마비 등</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“즉시 119 신고. 이동 중 어떤 것을 하지 말아야 하는지” 안내</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 응급</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지속되는 심한 복통, 고열+의식 흐림 등</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“가장 가까운 응급실 안내(주행거리·진료가능과 표시)”</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 야간/주말 진료</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심한 통증·발열이지만 응급은 아님</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“달빛어린이병원·야간진료 가능 의원 안내”</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 일반 외래</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수일~수주 지속된 일반 증상</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“1차 진료 의원 추천. 1주 내 호전 없으면 재방문 권고”</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 자가 관리</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경미한 가벼운 증상 (목 칼칼함, 가벼운 두통 등)</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“대증요법·생활습관·OTC 약 안내. 악화 시 병원 방문”</w:t>
            </w:r>
          </w:p>
        </w:tc>
      </w:tr>
    </w:tbl>
    <w:p>
      <w:pPr>
        <w:spacing w:after="120" w:before="120"/>
      </w:pPr>
      <w:r>
        <w:t xml:space="preserve"/>
      </w:r>
    </w:p>
    <w:p>
      <w:pPr>
        <w:pStyle w:val="Heading3"/>
        <w:spacing w:after="100" w:before="200"/>
      </w:pPr>
      <w:r>
        <w:rPr>
          <w:rFonts w:ascii="맑은 고딕" w:cs="맑은 고딕" w:eastAsia="맑은 고딕" w:hAnsi="맑은 고딕"/>
          <w:b/>
          <w:bCs/>
          <w:color w:val="333333"/>
          <w:sz w:val="23"/>
          <w:szCs w:val="23"/>
        </w:rPr>
        <w:t xml:space="preserve">다. </w:t>
      </w:r>
      <w:del w:id="113" w:author="Claude" w:date="2026-05-02T00:00:00Z">
        <w:r>
          <w:rPr>
            <w:rFonts w:ascii="맑은 고딕" w:cs="맑은 고딕" w:eastAsia="맑은 고딕" w:hAnsi="맑은 고딕"/>
            <w:b/>
            <w:bCs/>
            <w:color w:val="333333"/>
            <w:sz w:val="23"/>
            <w:szCs w:val="23"/>
          </w:rPr>
          <w:delText xml:space="preserve">위치 기반 1차 병원 추천 알고리즘</w:delText>
        </w:r>
      </w:del>
      <w:ins w:id="114" w:author="Claude" w:date="2026-05-02T00:00:00Z">
        <w:r>
          <w:rPr>
            <w:rFonts w:ascii="맑은 고딕" w:cs="맑은 고딕" w:eastAsia="맑은 고딕" w:hAnsi="맑은 고딕"/>
            <w:b/>
            <w:bCs/>
            <w:color w:val="333333"/>
            <w:sz w:val="23"/>
            <w:szCs w:val="23"/>
          </w:rPr>
          <w:t xml:space="preserve">외부 지도 링크 정책 (병원 추천 알고리즘 미운영)</w:t>
        </w:r>
      </w:ins>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
      </w:r>
      <w:del w:id="115" w:author="Claude" w:date="2026-05-02T00:00:00Z">
        <w:r>
          <w:rPr>
            <w:rFonts w:ascii="맑은 고딕" w:cs="맑은 고딕" w:eastAsia="맑은 고딕" w:hAnsi="맑은 고딕"/>
            <w:b w:val="false"/>
            <w:bCs w:val="false"/>
            <w:i w:val="false"/>
            <w:iCs w:val="false"/>
            <w:color w:val="000000"/>
            <w:sz w:val="22"/>
            <w:szCs w:val="22"/>
          </w:rPr>
          <w:delText xml:space="preserve">단순한 ‘가까운 병원 검색’이 아닌, 다음 5개 변수의 가중합으로 추천한다.</w:delText>
        </w:r>
      </w:del>
      <w:ins w:id="116" w:author="Claude" w:date="2026-05-02T00:00:00Z">
        <w:r>
          <w:rPr>
            <w:rFonts w:ascii="맑은 고딕" w:cs="맑은 고딕" w:eastAsia="맑은 고딕" w:hAnsi="맑은 고딕"/>
            <w:b w:val="false"/>
            <w:bCs w:val="false"/>
            <w:i w:val="false"/>
            <w:iCs w:val="false"/>
            <w:color w:val="000000"/>
            <w:sz w:val="22"/>
            <w:szCs w:val="22"/>
          </w:rPr>
          <w:t xml:space="preserve">[v2 정책 변경] medimentor는 특정 의원·병원을 추천하는 알고리즘을 운영하지 않는다. 진료과 매칭 결과 화면 하단에 카카오맵·네이버지도 외부 링크만 제공하여, 환자가 직접 가까운 의원을 검색할 수 있도록 안내한다. 정책 변경 사유는 다음과 같다.
(1) 의료 신뢰성 차별화: AI가 특정 병원을 추천하면 “광고비 낸 병원만 노출”이라는 의혹을 피할 수 없다. 노년층 환자는 “광고” 라벨링이 있어도 광고와 일반 콘텐츠를 정확히 구분하지 못하는 비율이 높다(한국소비자원 조사 60%+).
(2) 의사용 Pro 사업의 의사 신뢰 확보: 의사들이 가장 민감한 영역이 “환자에게 특정 병원을 추천하는 서비스 = 환자 빼앗기” 우려다. 병원 추천 알고리즘을 운영하면 의사 회원 모집(3년차 15,000명 목표)에 결정적 장애가 된다.
(3) 의료광고법 시비 회피: 의원·병원 광고 알고리즘은 의료광고심의위 사전심의 대상이며 운영 비용이 크다. 닥터나우·굿닥과의 직접 경쟁 영역이기도 하다. medimentor는 “증상 해석·진료과 안내·자가관리”에 정체성을 좁혀 차별화한다.
따라서 본 v1에 정의된 5개 변수 가중치 알고리즘(거리 25%·진료과 보유 30%·진료 시간 20%·후기 평점 15%·전문도 10%)은 폐기한다.</w:t>
        </w:r>
      </w:ins>
    </w:p>
    <w:p>
      <w:pPr>
        <w:pStyle w:val="ListParagraph"/>
        <w:numPr>
          <w:ilvl w:val="0"/>
          <w:numId w:val="2"/>
        </w:numPr>
        <w:spacing w:after="40" w:before="40" w:line="300"/>
        <w:rPr>
          <w:del w:id="117" w:author="Claude" w:date="2026-05-02T00:00:00Z"/>
        </w:rPr>
      </w:pPr>
      <w:del w:id="118" w:author="Claude" w:date="2026-05-02T00:00:00Z">
        <w:r>
          <w:rPr>
            <w:rFonts w:ascii="맑은 고딕" w:cs="맑은 고딕" w:eastAsia="맑은 고딕" w:hAnsi="맑은 고딕"/>
            <w:b w:val="false"/>
            <w:bCs w:val="false"/>
            <w:color w:val="000000"/>
            <w:sz w:val="22"/>
            <w:szCs w:val="22"/>
          </w:rPr>
          <w:delText xml:space="preserve">거리 (가중치 25%): 도보·대중교통·자가용 모두 고려</w:delText>
        </w:r>
      </w:del>
    </w:p>
    <w:p>
      <w:pPr>
        <w:pStyle w:val="ListParagraph"/>
        <w:numPr>
          <w:ilvl w:val="0"/>
          <w:numId w:val="2"/>
        </w:numPr>
        <w:spacing w:after="40" w:before="40" w:line="300"/>
        <w:rPr>
          <w:del w:id="119" w:author="Claude" w:date="2026-05-02T00:00:00Z"/>
        </w:rPr>
      </w:pPr>
      <w:del w:id="120" w:author="Claude" w:date="2026-05-02T00:00:00Z">
        <w:r>
          <w:rPr>
            <w:rFonts w:ascii="맑은 고딕" w:cs="맑은 고딕" w:eastAsia="맑은 고딕" w:hAnsi="맑은 고딕"/>
            <w:b w:val="false"/>
            <w:bCs w:val="false"/>
            <w:color w:val="000000"/>
            <w:sz w:val="22"/>
            <w:szCs w:val="22"/>
          </w:rPr>
          <w:delText xml:space="preserve">매칭된 진료과 보유 여부 (가중치 30%): 추천 진료과를 보유한 의원 우선</w:delText>
        </w:r>
      </w:del>
    </w:p>
    <w:p>
      <w:pPr>
        <w:pStyle w:val="ListParagraph"/>
        <w:numPr>
          <w:ilvl w:val="0"/>
          <w:numId w:val="2"/>
        </w:numPr>
        <w:spacing w:after="40" w:before="40" w:line="300"/>
        <w:rPr>
          <w:del w:id="121" w:author="Claude" w:date="2026-05-02T00:00:00Z"/>
        </w:rPr>
      </w:pPr>
      <w:del w:id="122" w:author="Claude" w:date="2026-05-02T00:00:00Z">
        <w:r>
          <w:rPr>
            <w:rFonts w:ascii="맑은 고딕" w:cs="맑은 고딕" w:eastAsia="맑은 고딕" w:hAnsi="맑은 고딕"/>
            <w:b w:val="false"/>
            <w:bCs w:val="false"/>
            <w:color w:val="000000"/>
            <w:sz w:val="22"/>
            <w:szCs w:val="22"/>
          </w:rPr>
          <w:delText xml:space="preserve">진료 가능 시간 (가중치 20%): 현재 시각 기준 즉시 진료 가능한 곳</w:delText>
        </w:r>
      </w:del>
    </w:p>
    <w:p>
      <w:pPr>
        <w:pStyle w:val="ListParagraph"/>
        <w:numPr>
          <w:ilvl w:val="0"/>
          <w:numId w:val="2"/>
        </w:numPr>
        <w:spacing w:after="40" w:before="40" w:line="300"/>
        <w:rPr>
          <w:del w:id="123" w:author="Claude" w:date="2026-05-02T00:00:00Z"/>
        </w:rPr>
      </w:pPr>
      <w:del w:id="124" w:author="Claude" w:date="2026-05-02T00:00:00Z">
        <w:r>
          <w:rPr>
            <w:rFonts w:ascii="맑은 고딕" w:cs="맑은 고딕" w:eastAsia="맑은 고딕" w:hAnsi="맑은 고딕"/>
            <w:b w:val="false"/>
            <w:bCs w:val="false"/>
            <w:color w:val="000000"/>
            <w:sz w:val="22"/>
            <w:szCs w:val="22"/>
          </w:rPr>
          <w:delText xml:space="preserve">환자 후기·평점 (가중치 15%): 카카오맵·네이버 후기 통합</w:delText>
        </w:r>
      </w:del>
    </w:p>
    <w:p>
      <w:pPr>
        <w:pStyle w:val="ListParagraph"/>
        <w:numPr>
          <w:ilvl w:val="0"/>
          <w:numId w:val="2"/>
        </w:numPr>
        <w:spacing w:after="40" w:before="40" w:line="300"/>
        <w:rPr>
          <w:del w:id="125" w:author="Claude" w:date="2026-05-02T00:00:00Z"/>
        </w:rPr>
      </w:pPr>
      <w:del w:id="126" w:author="Claude" w:date="2026-05-02T00:00:00Z">
        <w:r>
          <w:rPr>
            <w:rFonts w:ascii="맑은 고딕" w:cs="맑은 고딕" w:eastAsia="맑은 고딕" w:hAnsi="맑은 고딕"/>
            <w:b w:val="false"/>
            <w:bCs w:val="false"/>
            <w:color w:val="000000"/>
            <w:sz w:val="22"/>
            <w:szCs w:val="22"/>
          </w:rPr>
          <w:delText xml:space="preserve">건강보험 청구 데이터 기반 ‘해당 질환 전문도’ (가중치 10%): HIRA 공개 자료 활용</w:delText>
        </w:r>
      </w:del>
    </w:p>
    <w:p>
      <w:pPr>
        <w:pStyle w:val="Heading3"/>
        <w:spacing w:after="100" w:before="200"/>
      </w:pPr>
      <w:r>
        <w:rPr>
          <w:rFonts w:ascii="맑은 고딕" w:cs="맑은 고딕" w:eastAsia="맑은 고딕" w:hAnsi="맑은 고딕"/>
          <w:b/>
          <w:bCs/>
          <w:color w:val="333333"/>
          <w:sz w:val="23"/>
          <w:szCs w:val="23"/>
        </w:rPr>
        <w:t xml:space="preserve">라. 대증요법(Symptomatic Care) 가이드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증상별로 ‘병원 가기 전 무엇을 해야 하는지’ 단계별 안내 (예: 발열 시 38.5℃ 이상이면 해열제, 경구 수분 섭취량, 미온수 마사지 부위와 시간)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‘하지 말아야 할 것’ 명시 (예: 어지럼증 시 운전·고소작업 금지, 복통 시 임의 진통제 복용 시 주의)</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연령·임신 여부·기저질환에 따른 차별 안내 (예: 임산부의 약물 복용 안전 등급 표시)</w:t>
      </w:r>
    </w:p>
    <w:p>
      <w:pPr>
        <w:pStyle w:val="Heading3"/>
        <w:spacing w:after="100" w:before="200"/>
      </w:pPr>
      <w:r>
        <w:rPr>
          <w:rFonts w:ascii="맑은 고딕" w:cs="맑은 고딕" w:eastAsia="맑은 고딕" w:hAnsi="맑은 고딕"/>
          <w:b/>
          <w:bCs/>
          <w:color w:val="333333"/>
          <w:sz w:val="23"/>
          <w:szCs w:val="23"/>
        </w:rPr>
        <w:t xml:space="preserve">마. ‘병원 가기 전 준비물’ 체크리스트</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의사의 진료 효율을 높이는 환자 측 준비를 자동 생성한다.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증상 발생 시점·악화·경감 요인 정리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현재 복용 중인 약·영양제 목록 (사진으로 등록 가능)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가족력·과거력 요약</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필요 시 금식 안내 (혈액검사·내시경 등 예상되는 경우)</w:t>
      </w:r>
    </w:p>
    <w:p>
      <w:pPr>
        <w:pStyle w:val="Heading3"/>
        <w:spacing w:after="100" w:before="200"/>
      </w:pPr>
      <w:r>
        <w:rPr>
          <w:rFonts w:ascii="맑은 고딕" w:cs="맑은 고딕" w:eastAsia="맑은 고딕" w:hAnsi="맑은 고딕"/>
          <w:b/>
          <w:bCs/>
          <w:color w:val="333333"/>
          <w:sz w:val="23"/>
          <w:szCs w:val="23"/>
        </w:rPr>
        <w:t xml:space="preserve">바. 부가 기능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‘내 증상 일기’: 만성질환자가 매일 증상을 기록 → AI가 패턴 분석 → 다음 진료 시 의사에게 요약 카드 제공 (의사용 Pro와 연동 가능)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가족 케어 모드: 부모님·자녀의 증상을 보호자가 입력하여 관리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처방전 사진 업로드 → 약 정보, 복약 시간 알림, 부작용 모니터링</w:t>
      </w:r>
    </w:p>
    <w:p>
      <w:pPr>
        <w:pStyle w:val="Heading2"/>
        <w:spacing w:after="140" w:before="280"/>
      </w:pPr>
      <w:r>
        <w:rPr>
          <w:rFonts w:ascii="맑은 고딕" w:cs="맑은 고딕" w:eastAsia="맑은 고딕" w:hAnsi="맑은 고딕"/>
          <w:b/>
          <w:bCs/>
          <w:color w:val="1F4E79"/>
          <w:sz w:val="26"/>
          <w:szCs w:val="26"/>
        </w:rPr>
        <w:t xml:space="preserve">3. 환자용 UI/UX 원칙</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절대 진단을 단정하지 않는다. ‘OO일 가능성이 있습니다’ 와 같은 표현 사용</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어려운 의학 용어는 괄호 안에 일상어 병기 (예: 위식도역류질환(속쓰림 병))</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색상은 의료기관처럼 신뢰감 있는 청·녹 계열, 응급은 적색 명확히 구분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60대 이상 사용자 고려: 큰 글씨 모드, 음성 안내 기본 제공</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Ⅴ. MediMentor Pro (의사용) 기능 상세</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“진료실에서 막힐 때, 옆자리 선배에게 묻듯 자연스럽게.
 MediMentor Pro는 의사의 24시간 임상 멘토다.”</w:t>
      </w:r>
    </w:p>
    <w:p>
      <w:pPr>
        <w:pStyle w:val="Heading2"/>
        <w:spacing w:after="140" w:before="280"/>
      </w:pPr>
      <w:r>
        <w:rPr>
          <w:rFonts w:ascii="맑은 고딕" w:cs="맑은 고딕" w:eastAsia="맑은 고딕" w:hAnsi="맑은 고딕"/>
          <w:b/>
          <w:bCs/>
          <w:color w:val="1F4E79"/>
          <w:sz w:val="26"/>
          <w:szCs w:val="26"/>
        </w:rPr>
        <w:t xml:space="preserve">1. 의사용 접근 통제 (의료법 준수)</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의사용은 ‘일반인이 절대 접근할 수 없는 폐쇄형 전문가 서비스’로 설계한다. 이는 의료법상 ‘의료광고’ 또는 ‘무면허 의료행위 조장’ 시비를 차단하기 위한 핵심 설계 원칙이다.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회원가입 시 의사면허번호 + 본인인증 + 의사협회 회원증 검증 필수</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‘의료인의 의료지식 학습·임상 결정 보조 목적’임을 약관에 명시 (CDSS, 의료기기 비해당 영역 우선 진입)</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환자에게 직접 출력물을 보여주는 행위 금지 약관 명시</w:t>
      </w:r>
    </w:p>
    <w:p>
      <w:pPr>
        <w:pStyle w:val="Heading2"/>
        <w:spacing w:after="140" w:before="280"/>
      </w:pPr>
      <w:r>
        <w:rPr>
          <w:rFonts w:ascii="맑은 고딕" w:cs="맑은 고딕" w:eastAsia="맑은 고딕" w:hAnsi="맑은 고딕"/>
          <w:b/>
          <w:bCs/>
          <w:color w:val="1F4E79"/>
          <w:sz w:val="26"/>
          <w:szCs w:val="26"/>
        </w:rPr>
        <w:t xml:space="preserve">2. 핵심 사용 시나리오 — 진료실에서의 5분</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실제 진료실에서 의사가 MediMentor Pro를 사용하는 전형적 흐름은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80"/>
        <w:gridCol w:w="418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시점</w:t>
            </w:r>
          </w:p>
        </w:tc>
        <w:tc>
          <w:tcPr>
            <w:tcW w:type="dxa" w:w="3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의사의 행동</w:t>
            </w:r>
          </w:p>
        </w:tc>
        <w:tc>
          <w:tcPr>
            <w:tcW w:type="dxa" w:w="41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MediMentor Pro 응답</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환자 입실
0~30초</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주증상 청취 후 음성 또는 키보드로 입력
: ‘45F, RUQ pain 3d, fatty meal 후 악화, fever 38.2’</w:t>
            </w:r>
          </w:p>
        </w:tc>
        <w:tc>
          <w:tcPr>
            <w:tcW w:type="dxa" w:w="4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감별진단 Top 5 (확률 %)
→ 급성 담낭염 / 담석산통 / 간염 / 췌장염 / 위염</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이학적 검사
1~2분</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‘Murphy sign +’ 추가 입력</w:t>
            </w:r>
          </w:p>
        </w:tc>
        <w:tc>
          <w:tcPr>
            <w:tcW w:type="dxa" w:w="4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확률 재계산 (담낭염 70% → 88%)
권고 검사: CBC, LFT, lipase, abd US 우선</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결정 단계
2~3분</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‘진료실에 US 없음. 입원 의뢰 vs 외래 follow’ 질의</w:t>
            </w:r>
          </w:p>
        </w:tc>
        <w:tc>
          <w:tcPr>
            <w:tcW w:type="dxa" w:w="4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Tokyo Guidelines 2018 분류 표시
→ 중증도 II 이상 시 즉시 입원 의뢰
→ 1차 의뢰서 자동 초안 생성</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처방 단계
3~4분</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‘진통·해열·제산 처방 후보’ 요청</w:t>
            </w:r>
          </w:p>
        </w:tc>
        <w:tc>
          <w:tcPr>
            <w:tcW w:type="dxa" w:w="4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처방 후보 제시 + 환자 기저질환·복용약 기반
약물상호작용·신기능 보정 자동 검토</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환자 교육
4~5분</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‘환자에게 줄 설명자료’ 요청</w:t>
            </w:r>
          </w:p>
        </w:tc>
        <w:tc>
          <w:tcPr>
            <w:tcW w:type="dxa" w:w="4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환자용 일상어 설명 자동 생성 (Care와 연동)
증상 악화시 재방문 기준 제시</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3. 주요 기능 모듈</w:t>
      </w:r>
    </w:p>
    <w:p>
      <w:pPr>
        <w:pStyle w:val="Heading3"/>
        <w:spacing w:after="100" w:before="200"/>
      </w:pPr>
      <w:r>
        <w:rPr>
          <w:rFonts w:ascii="맑은 고딕" w:cs="맑은 고딕" w:eastAsia="맑은 고딕" w:hAnsi="맑은 고딕"/>
          <w:b/>
          <w:bCs/>
          <w:color w:val="333333"/>
          <w:sz w:val="23"/>
          <w:szCs w:val="23"/>
        </w:rPr>
        <w:t xml:space="preserve">가. 감별진단 엔진 (Differential Diagnosis Engine)</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주증상 + 동반증상 + 환자 인구학적 정보 + 검사결과를 입력하면 가능한 진단을 확률순으로 제시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각 진단의 ‘근거 강도’와 ‘다음 단계 검사’를 함께 제시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‘레어 진단(Don’t miss)’ 별도 표시 — 빈도는 낮지만 놓치면 치명적인 진단 (예: 흉통 시 대동맥박리, 두통 시 SAH 등)</w:t>
      </w:r>
    </w:p>
    <w:p>
      <w:pPr>
        <w:pStyle w:val="Heading3"/>
        <w:spacing w:after="100" w:before="200"/>
      </w:pPr>
      <w:r>
        <w:rPr>
          <w:rFonts w:ascii="맑은 고딕" w:cs="맑은 고딕" w:eastAsia="맑은 고딕" w:hAnsi="맑은 고딕"/>
          <w:b/>
          <w:bCs/>
          <w:color w:val="333333"/>
          <w:sz w:val="23"/>
          <w:szCs w:val="23"/>
        </w:rPr>
        <w:t xml:space="preserve">나. Red Flag / Don’t Miss 알림</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진료 중 의사가 가장 두려워하는 것은 ‘놓친 진단(missed diagnosis)’이다. MediMentor Pro는 입력된 증상 조합에서 ‘반드시 배제해야 할(Rule-out) 위중한 진단’을 화면 상단에 적색으로 명시한다.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‘이 환자에서 절대 놓치면 안 되는 5가지’ 항상 표시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각 Red Flag에 대한 ‘배제 검사’ 즉시 안내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의료분쟁 통계상 빈도 높은 ‘오진 패턴’도 함께 학습 데이터로 반영</w:t>
      </w:r>
    </w:p>
    <w:p>
      <w:pPr>
        <w:pStyle w:val="Heading3"/>
        <w:spacing w:after="100" w:before="200"/>
      </w:pPr>
      <w:r>
        <w:rPr>
          <w:rFonts w:ascii="맑은 고딕" w:cs="맑은 고딕" w:eastAsia="맑은 고딕" w:hAnsi="맑은 고딕"/>
          <w:b/>
          <w:bCs/>
          <w:color w:val="333333"/>
          <w:sz w:val="23"/>
          <w:szCs w:val="23"/>
        </w:rPr>
        <w:t xml:space="preserve">다. 검사·처치 알고리즘</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미국·유럽·한국 가이드라인을 통합한 의사결정나무(Decision Tree)를 시각화</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각 검사의 보험급여 여부, 본인부담률, 예상 청구 삭감 위험 표시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‘과잉진료’ 가능성도 경고 — 가이드라인 근거 약한 검사는 별도 표시</w:t>
      </w:r>
    </w:p>
    <w:p>
      <w:pPr>
        <w:pStyle w:val="Heading3"/>
        <w:spacing w:after="100" w:before="200"/>
      </w:pPr>
      <w:r>
        <w:rPr>
          <w:rFonts w:ascii="맑은 고딕" w:cs="맑은 고딕" w:eastAsia="맑은 고딕" w:hAnsi="맑은 고딕"/>
          <w:b/>
          <w:bCs/>
          <w:color w:val="333333"/>
          <w:sz w:val="23"/>
          <w:szCs w:val="23"/>
        </w:rPr>
        <w:t xml:space="preserve">라. 처방 후보 추천 (Prescription Advisor)</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이 모듈은 의료법·약사법·임상 안전에 직결되므로 가장 정교한 설계가 필요하다.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진단명 입력 시 1차/2차/3차 약제 후보 제시 (식약처 허가사항 + 한국 임상 가이드라인 + 글로벌 표준치료 통합)</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 입력값(연령·체중·신기능·간기능·임신 여부·복용 중인 약물) 자동 반영하여 ‘이 환자에게 부적합’한 약제는 회색 처리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약물상호작용(DDI) 자동 검토 (Lexicomp, Micromedex급 데이터 라이선스 추진)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동일 성분의 가장 저렴한 제네릭과 오리지널 모두 표시 (제약사 광고와 분리)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최종 처방은 반드시 의사가 결정하며, MediMentor Pro는 ‘후보’만 제시한다는 면책을 화면 하단 항시 표시</w:t>
      </w:r>
    </w:p>
    <w:p>
      <w:pPr>
        <w:pStyle w:val="Heading3"/>
        <w:spacing w:after="100" w:before="200"/>
      </w:pPr>
      <w:r>
        <w:rPr>
          <w:rFonts w:ascii="맑은 고딕" w:cs="맑은 고딕" w:eastAsia="맑은 고딕" w:hAnsi="맑은 고딕"/>
          <w:b/>
          <w:bCs/>
          <w:color w:val="333333"/>
          <w:sz w:val="23"/>
          <w:szCs w:val="23"/>
        </w:rPr>
        <w:t xml:space="preserve">마. 멘토 모드 (Mentor Mode) — 자유 질의응답</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“40대 여성 6개월 피로감, 체중 4kg 감소, ALT 80, AST 60, 자가면역 의심되는데 어디까지 검사하지?”
→ MediMentor: ‘우선 (1) HBV/HCV/HIV 배제, (2) ANA, anti-SMA, anti-LKM-1, IgG, (3) 알코올·약물력 재확인, (4) 영상으로 간초음파 우선… 자가면역간염이 의심되시면 IAIHG 점수 기준으로 산정해 보시는 것을 권합니다…’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선배 의사와의 대화처럼 자연스러운 한국어 응답</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응답 끝에는 항상 출처 논문/가이드라인 링크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‘이 환자 더 알고 싶은 것’ 후속 질문 추천</w:t>
      </w:r>
    </w:p>
    <w:p>
      <w:pPr>
        <w:pStyle w:val="Heading3"/>
        <w:spacing w:after="100" w:before="200"/>
      </w:pPr>
      <w:r>
        <w:rPr>
          <w:rFonts w:ascii="맑은 고딕" w:cs="맑은 고딕" w:eastAsia="맑은 고딕" w:hAnsi="맑은 고딕"/>
          <w:b/>
          <w:bCs/>
          <w:color w:val="333333"/>
          <w:sz w:val="23"/>
          <w:szCs w:val="23"/>
        </w:rPr>
        <w:t xml:space="preserve">바. 의무기록 초안 생성 (선택 기능)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진료 음성 녹취(환자 동의) → 자동 SOAP 노트 초안 생성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EMR 연동 (전자차트 회사들과 API 협약 추진): 유비케어 의사랑, 비트컴퓨터 비트닉스, 평화이즈 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음성·자료는 의료법상 진료기록 보관 기간(10년) 준수, 의료정보 보호법에 따라 암호화 저장</w:t>
      </w:r>
    </w:p>
    <w:p>
      <w:pPr>
        <w:pStyle w:val="Heading2"/>
        <w:spacing w:after="140" w:before="280"/>
      </w:pPr>
      <w:r>
        <w:rPr>
          <w:rFonts w:ascii="맑은 고딕" w:cs="맑은 고딕" w:eastAsia="맑은 고딕" w:hAnsi="맑은 고딕"/>
          <w:b/>
          <w:bCs/>
          <w:color w:val="1F4E79"/>
          <w:sz w:val="26"/>
          <w:szCs w:val="26"/>
        </w:rPr>
        <w:t xml:space="preserve">4. 의사용 UI/UX 원칙</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‘환자가 입실 후 5분 내 끝낼 수 있는’ UX. 클릭 최소화, 단축키 풍부, 음성 입력 우선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출력은 ‘읽기 위한 글’이 아니라 ‘훑어보고 결정하기 위한 카드’ 형식 (감별진단 카드 / Red Flag 카드 / 처방 카드 / 검사 카드)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폰트는 의학 용어 가독성 우선, 색은 차분한 무채색 + 응급은 적색·주황색</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PC·태블릿·스마트폰 모두 동등한 사용성 (회진 시 태블릿 사용 빈번)</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Ⅵ. 기술 아키텍처 및 데이터 전략</w:t>
      </w:r>
    </w:p>
    <w:p>
      <w:pPr>
        <w:pStyle w:val="Heading2"/>
        <w:spacing w:after="140" w:before="280"/>
      </w:pPr>
      <w:r>
        <w:rPr>
          <w:rFonts w:ascii="맑은 고딕" w:cs="맑은 고딕" w:eastAsia="맑은 고딕" w:hAnsi="맑은 고딕"/>
          <w:b/>
          <w:bCs/>
          <w:color w:val="1F4E79"/>
          <w:sz w:val="26"/>
          <w:szCs w:val="26"/>
        </w:rPr>
        <w:t xml:space="preserve">1. 전체 시스템 아키텍처</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MediMentor AI는 5개 계층의 모듈러 아키텍처로 설계된다. 각 계층은 독립적으로 업데이트·교체 가능하며, 의료 AI의 핵심 요구사항인 ‘근거 추적성’과 ‘환각(Hallucination) 최소화’를 구조적으로 보장한다.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계층</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구성 요소</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주요 기술</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① 데이터 수집층</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글로벌·국내 의학 데이터의 자동 수집과 정제</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PubMed API, Cochrane DB, NICE/CDC/WHO 크롤러,
식약처 의약품DB API, HIRA 공개데이터, 학회 가이드라인</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② 지식 베이스층</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구조화된 의료 지식 그래프와 벡터DB</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벡터DB (Pinecone/Weaviate)
지식그래프 (Neo4j)
의약품·진단 온톨로지 (UMLS, SNOMED CT, ICD-10)</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③ AI 추론층</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감별진단·처방 추천·환자 트리아지</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Foundation LLM (Claude·GPT급) + RAG
의료 도메인 fine-tuning
다중 에이전트 (감별/처방/안전성 분리)</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④ 안전성 검증층</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환각 검증, 약물상호작용, 면책 처리</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출처 추적, 근거 강도 검증
DDI 엔진(Drug Interaction)
의료광고법·의료법 필터</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⑤ 인터페이스층</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Care(B2C 앱) / Pro(B2B SaaS)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React Native(앱), Next.js(웹)
위치 API(카카오/네이버)
EMR 연동 API</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2. 데이터 소스 전략 — ‘세계의 정보를 모두 모은다’의 구체화</w:t>
      </w:r>
    </w:p>
    <w:p>
      <w:pPr>
        <w:pStyle w:val="Heading3"/>
        <w:spacing w:after="100" w:before="200"/>
      </w:pPr>
      <w:r>
        <w:rPr>
          <w:rFonts w:ascii="맑은 고딕" w:cs="맑은 고딕" w:eastAsia="맑은 고딕" w:hAnsi="맑은 고딕"/>
          <w:b/>
          <w:bCs/>
          <w:color w:val="333333"/>
          <w:sz w:val="23"/>
          <w:szCs w:val="23"/>
        </w:rPr>
        <w:t xml:space="preserve">가. 글로벌 1차 의학 문헌</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PubMed/MEDLINE: 약 3,500만 편의 의학 논문, 매일 자동 동기화</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Cochrane Database of Systematic Reviews: 메타분석·체계적 고찰의 황금 기준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Embase, Scopus 등 보조 데이터베이스 (라이선스 협의)</w:t>
      </w:r>
    </w:p>
    <w:p>
      <w:pPr>
        <w:pStyle w:val="Heading3"/>
        <w:spacing w:after="100" w:before="200"/>
      </w:pPr>
      <w:r>
        <w:rPr>
          <w:rFonts w:ascii="맑은 고딕" w:cs="맑은 고딕" w:eastAsia="맑은 고딕" w:hAnsi="맑은 고딕"/>
          <w:b/>
          <w:bCs/>
          <w:color w:val="333333"/>
          <w:sz w:val="23"/>
          <w:szCs w:val="23"/>
        </w:rPr>
        <w:t xml:space="preserve">나. 임상 가이드라인 (전 세계 주요 기관)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미국: AHA/ACC, AAFP, USPSTF, IDSA, ACG, AGA 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영국: NICE Guidelines, BMJ Best Practice</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유럽: ESC, EASL, ESMO 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WHO·CDC 글로벌 보건 권고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한국: 대한의학회 임상진료지침, 각 학회 가이드라인 (대한내과학회·신경과학회 등)</w:t>
      </w:r>
    </w:p>
    <w:p>
      <w:pPr>
        <w:pStyle w:val="Heading3"/>
        <w:spacing w:after="100" w:before="200"/>
      </w:pPr>
      <w:r>
        <w:rPr>
          <w:rFonts w:ascii="맑은 고딕" w:cs="맑은 고딕" w:eastAsia="맑은 고딕" w:hAnsi="맑은 고딕"/>
          <w:b/>
          <w:bCs/>
          <w:color w:val="333333"/>
          <w:sz w:val="23"/>
          <w:szCs w:val="23"/>
        </w:rPr>
        <w:t xml:space="preserve">다. 의약품·치료제 데이터</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한국: 식품의약품안전처 의약품안전나라 API, 건강보험심사평가원 약가·급여 정보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글로벌: FDA Orange Book, EMA, DrugBank</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약물상호작용: Lexicomp 또는 Micromedex 라이선스 (의사용 Pro의 핵심 자산)</w:t>
      </w:r>
    </w:p>
    <w:p>
      <w:pPr>
        <w:pStyle w:val="Heading3"/>
        <w:spacing w:after="100" w:before="200"/>
      </w:pPr>
      <w:r>
        <w:rPr>
          <w:rFonts w:ascii="맑은 고딕" w:cs="맑은 고딕" w:eastAsia="맑은 고딕" w:hAnsi="맑은 고딕"/>
          <w:b/>
          <w:bCs/>
          <w:color w:val="333333"/>
          <w:sz w:val="23"/>
          <w:szCs w:val="23"/>
        </w:rPr>
        <w:t xml:space="preserve">라. 한국 의료 환경 데이터</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HIRA 공개데이터: 진료비 청구 빅데이터, 질환별 진료 패턴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국민건강보험공단: 건강검진 데이터, 사망원인 통계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KOSIS 통계청 보건통계, 응급의료포털 응급실 가용 정보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위치·병원 데이터: 카카오맵·네이버지도 API, 건강보험심사평가원 요양기관 정보</w:t>
      </w:r>
    </w:p>
    <w:p>
      <w:pPr>
        <w:pStyle w:val="Heading2"/>
        <w:spacing w:after="140" w:before="280"/>
      </w:pPr>
      <w:r>
        <w:rPr>
          <w:rFonts w:ascii="맑은 고딕" w:cs="맑은 고딕" w:eastAsia="맑은 고딕" w:hAnsi="맑은 고딕"/>
          <w:b/>
          <w:bCs/>
          <w:color w:val="1F4E79"/>
          <w:sz w:val="26"/>
          <w:szCs w:val="26"/>
        </w:rPr>
        <w:t xml:space="preserve">3. RAG (Retrieval-Augmented Generation) 핵심 설계</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의료 분야에서 LLM의 가장 큰 위험은 ‘환각(Hallucination)’이다. MediMentor AI는 모든 응답을 다음 3단계 RAG 파이프라인으로 처리하여 환각을 구조적으로 차단한다.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[1단계] 질의 정제: 사용자 입력을 의학 표준 용어(UMLS, SNOMED)로 변환</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[2단계] 근거 검색: 벡터DB·지식그래프에서 관련 근거 Top-K 추출 (최소 3개 이상의 권위 있는 출처 확보)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[3단계] 응답 생성: LLM은 ‘검색된 근거 안에서만’ 응답하며, 출처가 없으면 ‘근거 부족’이라 명시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[검증] 응답에 인용된 모든 사실은 출처 페이지로 역추적 가능 (Traceability 100%)</w:t>
      </w:r>
    </w:p>
    <w:p>
      <w:pPr>
        <w:pStyle w:val="Heading2"/>
        <w:spacing w:after="140" w:before="280"/>
      </w:pPr>
      <w:r>
        <w:rPr>
          <w:rFonts w:ascii="맑은 고딕" w:cs="맑은 고딕" w:eastAsia="맑은 고딕" w:hAnsi="맑은 고딕"/>
          <w:b/>
          <w:bCs/>
          <w:color w:val="1F4E79"/>
          <w:sz w:val="26"/>
          <w:szCs w:val="26"/>
        </w:rPr>
        <w:t xml:space="preserve">4. 환각 방지 및 안전성 다중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위험 유형</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방지 메커니즘</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근거 없는 진단 정보 생성</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RAG 강제, 출처 인용 강제, 출처가 없으면 응답 거부</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오래된 가이드라인 인용</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출간 연도 가중치, 5년 이상 된 권고는 별도 경고</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한국 임상 환경과의 괴리</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 가이드라인 우선순위 부여, 식약처 미허가 약은 별도 표시</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약물 상호작용 누락</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독립적인 DDI 엔진이 매 처방 응답마다 후처리</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응급 상황 미식별</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Red Flag 키워드 사전 + 별도 emergency classifier 병행 운영</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의료법·광고법 위반 응답</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‘진단·처방·치료’ 단정 표현 자동 필터, 환자용은 더 엄격</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5. 보안 및 개인정보 보호</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개인정보보호법, 의료법 시행규칙 제15조(진료기록부 등의 보존), 의료정보보호 가이드라인 준수</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 식별정보(PHI)와 의학 정보 분리 저장 (Pseudonymization)</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국내 클라우드(KISA 인증, CSAP) 데이터센터 사용 — 의료정보의 국외 반출 금지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ISO 27001, ISO 27799(보건의료정보보호), HIPAA-like 통제 적용</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의사용 Pro는 환자 정보를 저장하지 않는 ‘세션형 처리’를 기본 모드로 운영</w:t>
      </w:r>
    </w:p>
    <w:p>
      <w:pPr>
        <w:pStyle w:val="Heading2"/>
        <w:spacing w:after="140" w:before="280"/>
      </w:pPr>
      <w:r>
        <w:rPr>
          <w:rFonts w:ascii="맑은 고딕" w:cs="맑은 고딕" w:eastAsia="맑은 고딕" w:hAnsi="맑은 고딕"/>
          <w:b/>
          <w:bCs/>
          <w:color w:val="1F4E79"/>
          <w:sz w:val="26"/>
          <w:szCs w:val="26"/>
        </w:rPr>
        <w:t xml:space="preserve">6. 인프라 및 확장성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국내 클라우드 우선 (네이버클라우드·KT클라우드·NHN Cloud) — 의료데이터 국내 소재 의무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LLM 추론은 자체 GPU 인프라 또는 국내 sovereign LLM 활용 검토 (Naver HyperCLOVA X, KT Mi:dm 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MSA(Microservice Architecture) 기반, 기능별 독립 배포·확장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정보보호관리체계(ISMS-P) 인증 사업 초기부터 준비</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Ⅶ. 비즈니스 모델 및 수익 구조</w:t>
      </w:r>
    </w:p>
    <w:p>
      <w:pPr>
        <w:pStyle w:val="Heading2"/>
        <w:spacing w:after="140" w:before="280"/>
      </w:pPr>
      <w:r>
        <w:rPr>
          <w:rFonts w:ascii="맑은 고딕" w:cs="맑은 고딕" w:eastAsia="맑은 고딕" w:hAnsi="맑은 고딕"/>
          <w:b/>
          <w:bCs/>
          <w:color w:val="1F4E79"/>
          <w:sz w:val="26"/>
          <w:szCs w:val="26"/>
        </w:rPr>
        <w:t xml:space="preserve">1. 양면 시장(Two-Sided Market) 구조</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MediMentor AI는 환자측·의사측이 서로의 가치를 강화하는 양면 플랫폼이다. 환자 사용자가 늘수록 광고 가치가 상승하고, 의사 회원이 늘수록 환자에게 추천할 수 있는 양질의 의원 풀이 확대되며, 의사용 데이터(진료 패턴)는 다시 환자용 알고리즘을 정교화한다.</w:t>
      </w:r>
    </w:p>
    <w:p>
      <w:pPr>
        <w:pStyle w:val="Heading2"/>
        <w:spacing w:after="140" w:before="280"/>
      </w:pPr>
      <w:r>
        <w:rPr>
          <w:rFonts w:ascii="맑은 고딕" w:cs="맑은 고딕" w:eastAsia="맑은 고딕" w:hAnsi="맑은 고딕"/>
          <w:b/>
          <w:bCs/>
          <w:color w:val="1F4E79"/>
          <w:sz w:val="26"/>
          <w:szCs w:val="26"/>
        </w:rPr>
        <w:t xml:space="preserve">2. 수익 모델 1 — 환자용(MediMentor Care): 광고 + 프리미엄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830"/>
        <w:gridCol w:w="283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수익 항목</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내용</w:t>
            </w:r>
          </w:p>
        </w:tc>
        <w:tc>
          <w:tcPr>
            <w:tcW w:type="dxa" w:w="183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예상 단가</w:t>
            </w:r>
          </w:p>
        </w:tc>
        <w:tc>
          <w:tcPr>
            <w:tcW w:type="dxa" w:w="283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비고</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제약사 광고</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OTC·일반의약품 노출
(의약품광고법 사전심의 통과 광고만)</w:t>
            </w:r>
          </w:p>
        </w:tc>
        <w:tc>
          <w:tcPr>
            <w:tcW w:type="dxa" w:w="1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CPM 1~3만원</w:t>
            </w:r>
          </w:p>
        </w:tc>
        <w:tc>
          <w:tcPr>
            <w:tcW w:type="dxa" w:w="2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관련 증상·진료과에만 타깃팅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병·의원 광고</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지역 기반 의원 노출 (의료광고심의위 통과)</w:t>
            </w:r>
          </w:p>
        </w:tc>
        <w:tc>
          <w:tcPr>
            <w:tcW w:type="dxa" w:w="18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30~150만원</w:t>
            </w:r>
          </w:p>
        </w:tc>
        <w:tc>
          <w:tcPr>
            <w:tcW w:type="dxa" w:w="28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해당 지역·진료과 한정</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건강보험사 광고</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건강검진·실손보험 등 안내</w:t>
            </w:r>
          </w:p>
        </w:tc>
        <w:tc>
          <w:tcPr>
            <w:tcW w:type="dxa" w:w="1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성과형 CPA</w:t>
            </w:r>
          </w:p>
        </w:tc>
        <w:tc>
          <w:tcPr>
            <w:tcW w:type="dxa" w:w="2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건강관심도 높은 사용자 타깃팅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Care+ 구독</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광고 제거, 가족 케어, 만성질환 관리 도구</w:t>
            </w:r>
          </w:p>
        </w:tc>
        <w:tc>
          <w:tcPr>
            <w:tcW w:type="dxa" w:w="18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4,900~9,900원</w:t>
            </w:r>
          </w:p>
        </w:tc>
        <w:tc>
          <w:tcPr>
            <w:tcW w:type="dxa" w:w="28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개인·가족 요금제</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건강검진 패키지 중개</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검진 예약 중개 수수료</w:t>
            </w:r>
          </w:p>
        </w:tc>
        <w:tc>
          <w:tcPr>
            <w:tcW w:type="dxa" w:w="1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건당 1~3만원</w:t>
            </w:r>
          </w:p>
        </w:tc>
        <w:tc>
          <w:tcPr>
            <w:tcW w:type="dxa" w:w="283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검진센터 제휴</w:t>
            </w:r>
          </w:p>
        </w:tc>
      </w:tr>
    </w:tbl>
    <w:p>
      <w:pPr>
        <w:spacing w:after="120" w:before="120"/>
      </w:pPr>
      <w:r>
        <w:t xml:space="preserve"/>
      </w:r>
    </w:p>
    <w:p>
      <w:pPr>
        <w:pStyle w:val="Heading3"/>
        <w:spacing w:after="100" w:before="200"/>
      </w:pPr>
      <w:r>
        <w:rPr>
          <w:rFonts w:ascii="맑은 고딕" w:cs="맑은 고딕" w:eastAsia="맑은 고딕" w:hAnsi="맑은 고딕"/>
          <w:b/>
          <w:bCs/>
          <w:color w:val="333333"/>
          <w:sz w:val="23"/>
          <w:szCs w:val="23"/>
        </w:rPr>
        <w:t xml:space="preserve">의료광고법 준수 핵심 요건</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의료법 제56조에 따라 의료광고는 사전심의(대한의사협회 의료광고심의위원회) 통과가 필수이며, 특히 다음 사항은 엄격히 준수한다.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 후기, 치료 전후 사진, 시술 가격 비교, 과장 효과 광고 금지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의료기관 광고와 일반 광고 구분 표시 의무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의약품 광고는 일반의약품(OTC)에 한정 (전문의약품은 일반인 대상 광고 금지)</w:t>
      </w:r>
    </w:p>
    <w:p>
      <w:pPr>
        <w:pStyle w:val="Heading2"/>
        <w:spacing w:after="140" w:before="280"/>
      </w:pPr>
      <w:r>
        <w:rPr>
          <w:rFonts w:ascii="맑은 고딕" w:cs="맑은 고딕" w:eastAsia="맑은 고딕" w:hAnsi="맑은 고딕"/>
          <w:b/>
          <w:bCs/>
          <w:color w:val="1F4E79"/>
          <w:sz w:val="26"/>
          <w:szCs w:val="26"/>
        </w:rPr>
        <w:t xml:space="preserve">3. 수익 모델 2 — 의사용(MediMentor Pro): 구독 +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80"/>
        <w:gridCol w:w="368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플랜</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대상</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월 요금(VAT별도)</w:t>
            </w:r>
          </w:p>
        </w:tc>
        <w:tc>
          <w:tcPr>
            <w:tcW w:type="dxa" w:w="3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주요 포함 사항</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Basic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전공의·공보의</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29,000원</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감별진단, 멘토 모드, 가이드라인 검색</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Standard</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개원의·봉직의</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79,000원</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 처방 추천, DDI, EMR 연동, 의무기록 초안</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Premium</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심층 진료 의사</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월 149,000원</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 무제한 멘토 모드, 멀티모달 분석, 우선 지원</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Clinic</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의원 단체(2~10인)</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1인당 60,000원</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Standard 전체 + 그룹 관리</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Hospital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중·대형 병원</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별도 협의</w:t>
            </w:r>
          </w:p>
        </w:tc>
        <w:tc>
          <w:tcPr>
            <w:tcW w:type="dxa" w:w="3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On-prem 옵션, EMR 심층 연동, 커스텀</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4. 수익 모델 3 — 부가 수익원</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제약사 의약학정보(MR-AI): 의사용 Pro 안에서 ‘이 진단/처방에 대한 신제품 정보’를 비차별적·교육적으로 제공 (제약사 후원 — 단, 처방 추천 알고리즘과는 완전 분리)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의료기기·검사 회사 제휴: 새로운 진단 검사·기기를 의사 회원에게 교육 콘텐츠로 제공 (광고가 아닌 학술 후원 모델)</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국가·지자체 사업: 공공 1차 의료 강화 사업, 의료 취약지 원격 보조 사업 등 정부 R&amp;D·실증 사업 참여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해외 라이선싱: 동남아·중동 등 의료 인프라 부족 지역에 현지화 라이선스 (장기)</w:t>
      </w:r>
    </w:p>
    <w:p>
      <w:pPr>
        <w:pStyle w:val="Heading2"/>
        <w:spacing w:after="140" w:before="280"/>
      </w:pPr>
      <w:r>
        <w:rPr>
          <w:rFonts w:ascii="맑은 고딕" w:cs="맑은 고딕" w:eastAsia="맑은 고딕" w:hAnsi="맑은 고딕"/>
          <w:b/>
          <w:bCs/>
          <w:color w:val="1F4E79"/>
          <w:sz w:val="26"/>
          <w:szCs w:val="26"/>
        </w:rPr>
        <w:t xml:space="preserve">5. 수익 추정 시뮬레이션 (3개년)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6"/>
        <w:gridCol w:w="2487"/>
        <w:gridCol w:w="2487"/>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구분</w:t>
            </w:r>
          </w:p>
        </w:tc>
        <w:tc>
          <w:tcPr>
            <w:tcW w:type="dxa" w:w="2486"/>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1년차 (2026)</w:t>
            </w:r>
          </w:p>
        </w:tc>
        <w:tc>
          <w:tcPr>
            <w:tcW w:type="dxa" w:w="248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2년차 (2027)</w:t>
            </w:r>
          </w:p>
        </w:tc>
        <w:tc>
          <w:tcPr>
            <w:tcW w:type="dxa" w:w="2487"/>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3년차 (2028)</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환자앱 MAU</w:t>
            </w:r>
          </w:p>
        </w:tc>
        <w:tc>
          <w:tcPr>
            <w:tcW w:type="dxa" w:w="24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5만 명 (베타)</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60만 명</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200만 명</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광고 매출</w:t>
            </w:r>
          </w:p>
        </w:tc>
        <w:tc>
          <w:tcPr>
            <w:tcW w:type="dxa" w:w="248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1억 원</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18억 원</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90억 원</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Care+ 구독</w:t>
            </w:r>
          </w:p>
        </w:tc>
        <w:tc>
          <w:tcPr>
            <w:tcW w:type="dxa" w:w="24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3억 원</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18억 원</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의사 Pro 회원</w:t>
            </w:r>
          </w:p>
        </w:tc>
        <w:tc>
          <w:tcPr>
            <w:tcW w:type="dxa" w:w="248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200명 (베타 무료/할인)</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3,000명</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15,000명</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Pro 구독 매출</w:t>
            </w:r>
          </w:p>
        </w:tc>
        <w:tc>
          <w:tcPr>
            <w:tcW w:type="dxa" w:w="24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0.5억 원</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22억 원</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110억 원</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B2B/기타</w:t>
            </w:r>
          </w:p>
        </w:tc>
        <w:tc>
          <w:tcPr>
            <w:tcW w:type="dxa" w:w="2486"/>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1억 원</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7억 원</w:t>
            </w:r>
          </w:p>
        </w:tc>
        <w:tc>
          <w:tcPr>
            <w:tcW w:type="dxa" w:w="248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30억 원</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1F4E79"/>
                <w:sz w:val="20"/>
                <w:szCs w:val="20"/>
              </w:rPr>
              <w:t xml:space="preserve">총 매출 (추정)</w:t>
            </w:r>
          </w:p>
        </w:tc>
        <w:tc>
          <w:tcPr>
            <w:tcW w:type="dxa" w:w="24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 2.5억 원</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 50억 원</w:t>
            </w:r>
          </w:p>
        </w:tc>
        <w:tc>
          <w:tcPr>
            <w:tcW w:type="dxa" w:w="24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 248억 원</w:t>
            </w:r>
          </w:p>
        </w:tc>
      </w:tr>
    </w:tbl>
    <w:p>
      <w:pPr>
        <w:spacing w:after="120" w:before="120"/>
      </w:pPr>
      <w:r>
        <w:t xml:space="preserve"/>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 위 추정은 시장 침투율, 의사 회원 전환율(약 10%), 환자앱 광고 단가 등 핵심 가정에 대한 보수적·낙관적 시나리오의 중간값임. 별도 재무 모델로 단일·민감도 분석 필요.</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Ⅷ. 규제 및 법적 검토</w:t>
      </w:r>
    </w:p>
    <w:p>
      <w:pPr>
        <w:pStyle w:val="Heading2"/>
        <w:spacing w:after="140" w:before="280"/>
      </w:pPr>
      <w:r>
        <w:rPr>
          <w:rFonts w:ascii="맑은 고딕" w:cs="맑은 고딕" w:eastAsia="맑은 고딕" w:hAnsi="맑은 고딕"/>
          <w:b/>
          <w:bCs/>
          <w:color w:val="1F4E79"/>
          <w:sz w:val="26"/>
          <w:szCs w:val="26"/>
        </w:rPr>
        <w:t xml:space="preserve">1. 핵심 규제 환경</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의료 AI는 한국에서 가장 규제가 까다로운 산업 중 하나이다. MediMentor AI는 다음 규제 영역에서 모두 적법성을 확보해야 하며, 본 기획서는 규제 회피가 아닌 ‘준법 설계(Compliance by Design)’를 원칙으로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규제 영역</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주요 법령</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MediMentor 대응</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의료행위</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의료법 제27조 (무면허 의료행위 금지)</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환자용은 ‘진단·처방’이 아닌 ‘건강 정보 제공·진료과 안내·자가관리 정보’로 명확히 한정.
의사용은 ‘의사 본인의 진료 결정 보조’이며 최종 결정은 의사 책임임을 약관·UI에 명시</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의료기기</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의료기기법 / 식약처 SaMD 가이드라인</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초기 단계는 의료기기 비해당(‘건강관리·의료지식 정보 제공’)으로 진입.
진단 보조 단계로 발전 시 SaMD 인증 별도 추진</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원격의료</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의료법 제34조 (원격의료 제한)</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본 서비스는 원격 ‘진료’가 아니라 ‘정보 제공·결정 보조’.
환자–의사 간 직접 진료 행위 미포함 구조</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의료광고</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의료법 제56~57조 / 의료광고심의위</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환자용 광고 전부 사전심의 통과 의약품·의료기관 광고만 게재.
전문의약품 환자 노출 금지 등</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개인정보·의료정보</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개인정보보호법, 의료법 시행규칙 제15조</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 식별정보 분리·암호화, 국내 데이터센터 사용, 진료기록 비저장 원칙(의사용 세션형)</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약사·처방</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약사법, 의약분업</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환자에게는 처방 정보 직접 제공 금지.
의사용에서만 ‘처방 후보’ 제시, 최종 처방은 의사 결정</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2. 법적 자문 및 인허가 로드맵</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[1단계] 사업 모델 적법성 법무법인 자문 — 보건의료 전문 로펌 (예: 화우, 율촌, 광장 헬스케어팀)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[2단계] 식약처 SaMD 사전 검토 (해당 여부 공식 회신 확보)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[3단계] 한국인터넷진흥원(KISA) 정보보호관리체계(ISMS-P) 인증</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[4단계] 대한의사협회·대한의학회 자문위원회 구성 (의료계 신뢰 확보)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[5단계] 정부 규제샌드박스 신청 검토 (필요 시)</w:t>
      </w:r>
    </w:p>
    <w:p>
      <w:pPr>
        <w:pStyle w:val="Heading2"/>
        <w:spacing w:after="140" w:before="280"/>
      </w:pPr>
      <w:r>
        <w:rPr>
          <w:rFonts w:ascii="맑은 고딕" w:cs="맑은 고딕" w:eastAsia="맑은 고딕" w:hAnsi="맑은 고딕"/>
          <w:b/>
          <w:bCs/>
          <w:color w:val="1F4E79"/>
          <w:sz w:val="26"/>
          <w:szCs w:val="26"/>
        </w:rPr>
        <w:t xml:space="preserve">3. 윤리 및 거버넌스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 AI 자문 위원회: 임상 의사 5인 + 윤리학자 1인 + 법학자 1인 + 환자대표 1인 구성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AI 결과의 정기적 임상 검증 (분기별 무작위 응답 100건 임상의사 평가)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편향(Bias) 모니터링: 성별·연령·지역에 따른 응답 차이 정기 감사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이상사례 신고 체계: 의사·환자가 ‘부적절한 응답’을 보고하면 24시간 내 검토·시정</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Ⅸ. 사업 추진 로드맵</w:t>
      </w:r>
    </w:p>
    <w:p>
      <w:pPr>
        <w:pStyle w:val="Heading2"/>
        <w:spacing w:after="140" w:before="280"/>
      </w:pPr>
      <w:r>
        <w:rPr>
          <w:rFonts w:ascii="맑은 고딕" w:cs="맑은 고딕" w:eastAsia="맑은 고딕" w:hAnsi="맑은 고딕"/>
          <w:b/>
          <w:bCs/>
          <w:color w:val="1F4E79"/>
          <w:sz w:val="26"/>
          <w:szCs w:val="26"/>
        </w:rPr>
        <w:t xml:space="preserve">1. 단계별 추진 계획 (3년)</w:t>
      </w:r>
    </w:p>
    <w:p>
      <w:pPr>
        <w:pStyle w:val="Heading3"/>
        <w:spacing w:after="100" w:before="200"/>
      </w:pPr>
      <w:r>
        <w:rPr>
          <w:rFonts w:ascii="맑은 고딕" w:cs="맑은 고딕" w:eastAsia="맑은 고딕" w:hAnsi="맑은 고딕"/>
          <w:b/>
          <w:bCs/>
          <w:color w:val="333333"/>
          <w:sz w:val="23"/>
          <w:szCs w:val="23"/>
        </w:rPr>
        <w:t xml:space="preserve">Phase 0 — 기획·검증 (M1~M3)</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법무·규제 자문 완료, 사업모델 최종 확정</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의료자문위원회 구성 (임상의 5명 이상)</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핵심 데이터 라이선스 사전 협상 (UpToDate, Lexicomp 등)</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Seed 투자 유치 (10억 원 규모, 의료 특화 VC 타깃: KSS Healthcare, NeoPlux 등)</w:t>
      </w:r>
    </w:p>
    <w:p>
      <w:pPr>
        <w:pStyle w:val="Heading3"/>
        <w:spacing w:after="100" w:before="200"/>
      </w:pPr>
      <w:r>
        <w:rPr>
          <w:rFonts w:ascii="맑은 고딕" w:cs="맑은 고딕" w:eastAsia="맑은 고딕" w:hAnsi="맑은 고딕"/>
          <w:b/>
          <w:bCs/>
          <w:color w:val="333333"/>
          <w:sz w:val="23"/>
          <w:szCs w:val="23"/>
        </w:rPr>
        <w:t xml:space="preserve">Phase 1 — MVP 개발 (M4~M9)</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환자용: 50개 핵심 증상에 한정한 진료과 매칭 + </w:t>
      </w:r>
      <w:del w:id="127" w:author="Claude" w:date="2026-05-02T00:00:00Z">
        <w:r>
          <w:rPr>
            <w:rFonts w:ascii="맑은 고딕" w:cs="맑은 고딕" w:eastAsia="맑은 고딕" w:hAnsi="맑은 고딕"/>
            <w:b w:val="false"/>
            <w:bCs w:val="false"/>
            <w:color w:val="000000"/>
            <w:sz w:val="22"/>
            <w:szCs w:val="22"/>
          </w:rPr>
          <w:delText xml:space="preserve">응급도 + 위치기반 병원 추천</w:delText>
        </w:r>
      </w:del>
      <w:ins w:id="128" w:author="Claude" w:date="2026-05-02T00:00:00Z">
        <w:r>
          <w:rPr>
            <w:rFonts w:ascii="맑은 고딕" w:cs="맑은 고딕" w:eastAsia="맑은 고딕" w:hAnsi="맑은 고딕"/>
            <w:b w:val="false"/>
            <w:bCs w:val="false"/>
            <w:color w:val="000000"/>
            <w:sz w:val="22"/>
            <w:szCs w:val="22"/>
          </w:rPr>
          <w:t xml:space="preserve">5단계 응급도 트리아지(즉시응급/응급/야간주말/일반외래/자가관리) + 자가관리 안내 + 카카오맵 외부 링크</w:t>
        </w:r>
      </w:ins>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의사용: 1차 의료 빈도 상위 100개 진단에 한정한 감별진단 + 처방 후보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초기 기술스택: GPT/Claude API + 자체 RAG + Pinecone + Next.js/RN</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폐쇄 베타 — 의사 50명, 환자 1,000명</w:t>
      </w:r>
    </w:p>
    <w:p>
      <w:pPr>
        <w:pStyle w:val="Heading3"/>
        <w:spacing w:after="100" w:before="200"/>
      </w:pPr>
      <w:r>
        <w:rPr>
          <w:rFonts w:ascii="맑은 고딕" w:cs="맑은 고딕" w:eastAsia="맑은 고딕" w:hAnsi="맑은 고딕"/>
          <w:b/>
          <w:bCs/>
          <w:color w:val="333333"/>
          <w:sz w:val="23"/>
          <w:szCs w:val="23"/>
        </w:rPr>
        <w:t xml:space="preserve">Phase 2 — 정식 출시 (M10~M18)</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증상·진단 커버리지 확대 (증상 500개+, 진단 1,000개+)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EMR 연동 시작 (유비케어 의사랑 우선)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 회원 3,000명 목표, 환자앱 MAU 60만</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Series A 투자 유치 (50~80억 원 규모)</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ISMS-P 인증 취득</w:t>
      </w:r>
    </w:p>
    <w:p>
      <w:pPr>
        <w:pStyle w:val="Heading3"/>
        <w:spacing w:after="100" w:before="200"/>
      </w:pPr>
      <w:r>
        <w:rPr>
          <w:rFonts w:ascii="맑은 고딕" w:cs="맑은 고딕" w:eastAsia="맑은 고딕" w:hAnsi="맑은 고딕"/>
          <w:b/>
          <w:bCs/>
          <w:color w:val="333333"/>
          <w:sz w:val="23"/>
          <w:szCs w:val="23"/>
        </w:rPr>
        <w:t xml:space="preserve">Phase 3 — 시장 확대 (M19~M36)</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 회원 15,000명, 환자 MAU 200만</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중·대형 병원 도입 (가톨릭·서울아산 등 시범 협력 추진)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부가 서비스: 만성질환 관리, 의료 음성기록, 의료기기 연동</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동남아(베트남·인도네시아)·중동(이집트·UAE) 진출 PoC</w:t>
      </w:r>
    </w:p>
    <w:p>
      <w:pPr>
        <w:pStyle w:val="Heading2"/>
        <w:spacing w:after="140" w:before="280"/>
      </w:pPr>
      <w:r>
        <w:rPr>
          <w:rFonts w:ascii="맑은 고딕" w:cs="맑은 고딕" w:eastAsia="맑은 고딕" w:hAnsi="맑은 고딕"/>
          <w:b/>
          <w:bCs/>
          <w:color w:val="1F4E79"/>
          <w:sz w:val="26"/>
          <w:szCs w:val="26"/>
        </w:rPr>
        <w:t xml:space="preserve">2. 핵심 마일스톤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분기</w:t>
            </w:r>
          </w:p>
        </w:tc>
        <w:tc>
          <w:tcPr>
            <w:tcW w:type="dxa" w:w="5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주요 마일스톤</w:t>
            </w:r>
          </w:p>
        </w:tc>
        <w:tc>
          <w:tcPr>
            <w:tcW w:type="dxa" w:w="3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핵심 KPI</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26-Q2</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법무 자문 완료, 의료자문위 구성, Seed 유치</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10억 원 유치</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26-Q4</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환자·의사 MVP 폐쇄 베타</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의사 50명, 환자 1,000명</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27-Q2</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정식 출시, 첫 광고주 계약</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MAU 20만, 의사 1,000명</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27-Q4</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Series A 유치, EMR 연동 1호</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MAU 60만, 의사 3,000명</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28-Q2</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병원 단체 라이선스 첫 도입</w:t>
            </w:r>
          </w:p>
        </w:tc>
        <w:tc>
          <w:tcPr>
            <w:tcW w:type="dxa" w:w="3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의사 8,000명</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28-Q4</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동남아 PoC, 흑자 전환 모색</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MAU 200만, 의사 15,000명</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3. 핵심 인력 구성안 (3년차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1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조직</w:t>
            </w:r>
          </w:p>
        </w:tc>
        <w:tc>
          <w:tcPr>
            <w:tcW w:type="dxa" w:w="5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주요 직무</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인원</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경영·전략</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CEO, CFO, 사업개발, 법무·규제</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5명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의료팀(자문)</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CMO(의사), 임상자문위원, 의료작가, 약사</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8명</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AI·데이터</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ML 엔지니어, NLP, 데이터 엔지니어, MLOps</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12명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엔지니어링</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백엔드, 프런트엔드, 모바일, 인프라, 보안</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15명</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디자인·UX</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프로덕트 디자인, 헬스케어 UX 리서처</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5명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마케팅·영업</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B2C 그로스, B2B 의사·병원 영업, 콘텐츠</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10명</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운영·CS</w:t>
            </w:r>
          </w:p>
        </w:tc>
        <w:tc>
          <w:tcPr>
            <w:tcW w:type="dxa" w:w="5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고객지원(의사 핫라인 별도), 품질관리</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5명</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1F4E79"/>
                <w:sz w:val="20"/>
                <w:szCs w:val="20"/>
              </w:rPr>
              <w:t xml:space="preserve">총계</w:t>
            </w:r>
          </w:p>
        </w:tc>
        <w:tc>
          <w:tcPr>
            <w:tcW w:type="dxa" w:w="5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1F4E79"/>
                <w:sz w:val="20"/>
                <w:szCs w:val="20"/>
              </w:rPr>
              <w:t xml:space="preserve">60명</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Ⅹ. 마케팅 및 GTM 전략</w:t>
      </w:r>
    </w:p>
    <w:p>
      <w:pPr>
        <w:pStyle w:val="Heading2"/>
        <w:spacing w:after="140" w:before="280"/>
      </w:pPr>
      <w:r>
        <w:rPr>
          <w:rFonts w:ascii="맑은 고딕" w:cs="맑은 고딕" w:eastAsia="맑은 고딕" w:hAnsi="맑은 고딕"/>
          <w:b/>
          <w:bCs/>
          <w:color w:val="1F4E79"/>
          <w:sz w:val="26"/>
          <w:szCs w:val="26"/>
        </w:rPr>
        <w:t xml:space="preserve">1. B2C(환자앱) 그로스 전략</w:t>
      </w:r>
    </w:p>
    <w:p>
      <w:pPr>
        <w:pStyle w:val="Heading3"/>
        <w:spacing w:after="100" w:before="200"/>
      </w:pPr>
      <w:r>
        <w:rPr>
          <w:rFonts w:ascii="맑은 고딕" w:cs="맑은 고딕" w:eastAsia="맑은 고딕" w:hAnsi="맑은 고딕"/>
          <w:b/>
          <w:bCs/>
          <w:color w:val="333333"/>
          <w:sz w:val="23"/>
          <w:szCs w:val="23"/>
        </w:rPr>
        <w:t xml:space="preserve">가. 진입 — ‘약국·검진센터·1차의원 동시 노출’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주요 약국 체인(온누리·메디팜) 제휴: 처방전 사진 등록 → 복약 알림 + 부작용 안내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건강검진센터 제휴: 검진 결과지 사진 등록 → 결과 해설 (의료법 범위 내)</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지역 1차 의원 제휴: 진료 후 ‘다음 진료 가이드’ 자동 발송</w:t>
      </w:r>
    </w:p>
    <w:p>
      <w:pPr>
        <w:pStyle w:val="Heading3"/>
        <w:spacing w:after="100" w:before="200"/>
      </w:pPr>
      <w:r>
        <w:rPr>
          <w:rFonts w:ascii="맑은 고딕" w:cs="맑은 고딕" w:eastAsia="맑은 고딕" w:hAnsi="맑은 고딕"/>
          <w:b/>
          <w:bCs/>
          <w:color w:val="333333"/>
          <w:sz w:val="23"/>
          <w:szCs w:val="23"/>
        </w:rPr>
        <w:t xml:space="preserve">나. 콘텐츠 마케팅 — ‘몸의 신호 사전’</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증상별 SEO 최적화 콘텐츠 — “명치 위가 쓰릴 때”, “관자놀이가 욱신거릴 때”</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유튜브·틱톡 ‘의사 검수’ 1분 콘텐츠 — 의사 인플루언서 협업</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‘오늘 어디 아프세요?’ 카드뉴스 — 카카오 채널 푸시</w:t>
      </w:r>
    </w:p>
    <w:p>
      <w:pPr>
        <w:pStyle w:val="Heading3"/>
        <w:spacing w:after="100" w:before="200"/>
      </w:pPr>
      <w:r>
        <w:rPr>
          <w:rFonts w:ascii="맑은 고딕" w:cs="맑은 고딕" w:eastAsia="맑은 고딕" w:hAnsi="맑은 고딕"/>
          <w:b/>
          <w:bCs/>
          <w:color w:val="333333"/>
          <w:sz w:val="23"/>
          <w:szCs w:val="23"/>
        </w:rPr>
        <w:t xml:space="preserve">다. 디지털 광고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증상 키워드 검색광고 (네이버·구글), 페이스북·인스타 관심사 타깃팅</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앱 인스톨 광고 (UA): 1차 KPI는 ‘설치 후 3일 내 첫 증상 입력’</w:t>
      </w:r>
    </w:p>
    <w:p>
      <w:pPr>
        <w:pStyle w:val="Heading2"/>
        <w:spacing w:after="140" w:before="280"/>
      </w:pPr>
      <w:r>
        <w:rPr>
          <w:rFonts w:ascii="맑은 고딕" w:cs="맑은 고딕" w:eastAsia="맑은 고딕" w:hAnsi="맑은 고딕"/>
          <w:b/>
          <w:bCs/>
          <w:color w:val="1F4E79"/>
          <w:sz w:val="26"/>
          <w:szCs w:val="26"/>
        </w:rPr>
        <w:t xml:space="preserve">2. B2B(의사) 영업 전략</w:t>
      </w:r>
    </w:p>
    <w:p>
      <w:pPr>
        <w:pStyle w:val="Heading3"/>
        <w:spacing w:after="100" w:before="200"/>
      </w:pPr>
      <w:r>
        <w:rPr>
          <w:rFonts w:ascii="맑은 고딕" w:cs="맑은 고딕" w:eastAsia="맑은 고딕" w:hAnsi="맑은 고딕"/>
          <w:b/>
          <w:bCs/>
          <w:color w:val="333333"/>
          <w:sz w:val="23"/>
          <w:szCs w:val="23"/>
        </w:rPr>
        <w:t xml:space="preserve">가. 의사 커뮤니티 침투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MEDIGATE, 닥플(Doctor Plus), 의협 회보, 학회 등 의사 전용 채널에 광고·기고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의대 동문회, 전공의 네트워크에 시드 회원 모집 (무료 평생 회원 100명 부여)</w:t>
      </w:r>
    </w:p>
    <w:p>
      <w:pPr>
        <w:pStyle w:val="Heading3"/>
        <w:spacing w:after="100" w:before="200"/>
      </w:pPr>
      <w:r>
        <w:rPr>
          <w:rFonts w:ascii="맑은 고딕" w:cs="맑은 고딕" w:eastAsia="맑은 고딕" w:hAnsi="맑은 고딕"/>
          <w:b/>
          <w:bCs/>
          <w:color w:val="333333"/>
          <w:sz w:val="23"/>
          <w:szCs w:val="23"/>
        </w:rPr>
        <w:t xml:space="preserve">나. 학회·세미나 참여</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대한가정의학회, 대한내과학회, 대한개원의협의회 학술대회 부스 운영</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‘1차 진료 의사를 위한 AI 활용 워크숍’ 자체 개최</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의대생 교육 프로그램 무료 라이선스 제공 (장기 사용자 확보)</w:t>
      </w:r>
    </w:p>
    <w:p>
      <w:pPr>
        <w:pStyle w:val="Heading3"/>
        <w:spacing w:after="100" w:before="200"/>
      </w:pPr>
      <w:r>
        <w:rPr>
          <w:rFonts w:ascii="맑은 고딕" w:cs="맑은 고딕" w:eastAsia="맑은 고딕" w:hAnsi="맑은 고딕"/>
          <w:b/>
          <w:bCs/>
          <w:color w:val="333333"/>
          <w:sz w:val="23"/>
          <w:szCs w:val="23"/>
        </w:rPr>
        <w:t xml:space="preserve">다. 가치 입증 콘텐츠</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월간 ‘진료실 사례 분석’ 뉴스레터 — 실제 케이스에 MediMentor가 제시한 감별진단 비교</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‘오늘의 가이드라인 업데이트’ 매일 푸시 (의사 대상 정보 가치 제공)</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‘놓치기 쉬운 진단 시리즈’ 의료법 준수 교육 콘텐츠</w:t>
      </w:r>
    </w:p>
    <w:p>
      <w:pPr>
        <w:pStyle w:val="Heading2"/>
        <w:spacing w:after="140" w:before="280"/>
      </w:pPr>
      <w:r>
        <w:rPr>
          <w:rFonts w:ascii="맑은 고딕" w:cs="맑은 고딕" w:eastAsia="맑은 고딕" w:hAnsi="맑은 고딕"/>
          <w:b/>
          <w:bCs/>
          <w:color w:val="1F4E79"/>
          <w:sz w:val="26"/>
          <w:szCs w:val="26"/>
        </w:rPr>
        <w:t xml:space="preserve">3. 파트너십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파트너</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협력 내용</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기대 효과</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EMR 회사</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유비케어, 비트컴퓨터, 평화이즈</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기존 의사 사용 흐름에 자연 통합</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약국 체인</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온누리, 메디팜, 위드팜</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 접점 확보</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건강검진센터</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한국의학연구소, 강북삼성, KMI 등</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건강 관심 고관여 사용자 확보</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보험사</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삼성생명·교보·DB손보 헬스케어 사업부</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광고·헬스 데이터 협력</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지자체·공공</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의료 취약지·지방 중소도시</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공공 의료 강화 사업, 신뢰 확보</w:t>
            </w:r>
          </w:p>
        </w:tc>
      </w:tr>
      <w:tr>
        <w:trPr>
          <w:tblHeader w:val="false"/>
        </w:trP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글로벌 의료 DB</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Wolters Kluwer, Elsevier, BMJ</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콘텐츠 라이선싱·해외 진출</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XI. 리스크 분석 및 대응</w:t>
      </w:r>
    </w:p>
    <w:p>
      <w:pPr>
        <w:pStyle w:val="Heading2"/>
        <w:spacing w:after="140" w:before="280"/>
      </w:pPr>
      <w:r>
        <w:rPr>
          <w:rFonts w:ascii="맑은 고딕" w:cs="맑은 고딕" w:eastAsia="맑은 고딕" w:hAnsi="맑은 고딕"/>
          <w:b/>
          <w:bCs/>
          <w:color w:val="1F4E79"/>
          <w:sz w:val="26"/>
          <w:szCs w:val="26"/>
        </w:rPr>
        <w:t xml:space="preserve">1. 주요 리스크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42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리스크</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발생 가능성</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영향도</w:t>
            </w:r>
          </w:p>
        </w:tc>
        <w:tc>
          <w:tcPr>
            <w:tcW w:type="dxa" w:w="4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대응 방안</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C00000"/>
                <w:sz w:val="20"/>
                <w:szCs w:val="20"/>
              </w:rPr>
              <w:t xml:space="preserve">AI 환각으로 인한 의료사고 보조</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bCs/>
                <w:color w:val="C00000"/>
                <w:sz w:val="20"/>
                <w:szCs w:val="20"/>
              </w:rPr>
              <w:t xml:space="preserve">치명적</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RAG 강제·출처추적·면책 명시·의사 최종결정 원칙 + 임상 검증 위원회 운영</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C00000"/>
                <w:sz w:val="20"/>
                <w:szCs w:val="20"/>
              </w:rPr>
              <w:t xml:space="preserve">의료법 위반 시비 (무면허 의료행위)</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bCs/>
                <w:color w:val="C00000"/>
                <w:sz w:val="20"/>
                <w:szCs w:val="20"/>
              </w:rPr>
              <w:t xml:space="preserve">치명적</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환자용은 정보 제공·진료과 안내로 한정, 약관·UI 명시, 보건의료 전문 로펌 상시 자문</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개인정보·의료정보 유출</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bCs/>
                <w:color w:val="C00000"/>
                <w:sz w:val="20"/>
                <w:szCs w:val="20"/>
              </w:rPr>
              <w:t xml:space="preserve">치명적</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ISMS-P 인증, 분리저장, 국내데이터센터, 의사용 세션형, 정보보안 보험 가입</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의사 시장 진입 저항</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bCs/>
                <w:color w:val="C00000"/>
                <w:sz w:val="20"/>
                <w:szCs w:val="20"/>
              </w:rPr>
              <w:t xml:space="preserve">고</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큼</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의대 동문·자문위·학회 협업 강화, 초기 시드 회원 평생 무료, 의료 멘토 모드의 명백한 가치 입증</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글로벌 데이터 라이선스 비용 폭증</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큼</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PubMed·NICE 등 무료 공공DB 우선, 유료는 단계적·교환계약, 자체 큐레이션 강화</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Big Tech의 시장 진입 (Google·Amazon)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큼</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한국 의료 환경 특화 + 한국어 + 한국 가이드라인이 진입장벽 — ‘로컬 깊이’ 강화</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광고법 위반·심의 미통과</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전 광고 사전심의 의무화 내부 절차, 의료광고 전담 인력 배치</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수익화 지연</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center"/>
            </w:pPr>
            <w:r>
              <w:rPr>
                <w:rFonts w:ascii="맑은 고딕" w:cs="맑은 고딕" w:eastAsia="맑은 고딕" w:hAnsi="맑은 고딕"/>
                <w:b w:val="false"/>
                <w:bCs w:val="false"/>
                <w:color w:val="000000"/>
                <w:sz w:val="20"/>
                <w:szCs w:val="20"/>
              </w:rPr>
              <w:t xml:space="preserve">중</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B2B 병원/공공 사업 병행, 단계적 비용 통제, 손익 시나리오 분기별 점검</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2. 위기관리 원칙</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의료 AI 사업의 가장 큰 자산은 ‘신뢰’이다. 신뢰는 한 번의 사고로 무너진다. 단기 매출보다 장기 신뢰를 우선한다.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의학적으로 의심스러운 응답은 ‘잘 모르겠습니다. 의사 직접 상담을 권합니다’로 응답 (정직한 무지)</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이상사례 발생 시 24시간 내 공개·시정 원칙</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미디어 위기 대응 매뉴얼 사전 수립</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‘완벽한 AI보다 정직한 AI’를 브랜드 핵심 가치로</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2"/>
          <w:szCs w:val="32"/>
        </w:rPr>
        <w:t xml:space="preserve">XII. 기대 효과 및 결론</w:t>
      </w:r>
    </w:p>
    <w:p>
      <w:pPr>
        <w:pStyle w:val="Heading2"/>
        <w:spacing w:after="140" w:before="280"/>
      </w:pPr>
      <w:r>
        <w:rPr>
          <w:rFonts w:ascii="맑은 고딕" w:cs="맑은 고딕" w:eastAsia="맑은 고딕" w:hAnsi="맑은 고딕"/>
          <w:b/>
          <w:bCs/>
          <w:color w:val="1F4E79"/>
          <w:sz w:val="26"/>
          <w:szCs w:val="26"/>
        </w:rPr>
        <w:t xml:space="preserve">1. 의료 분야 변혁의 단초</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MediMentor AI가 성공적으로 안착할 경우, 한국 의료 시스템에 다음과 같은 구조적 변화를 촉발할 수 있다.</w:t>
      </w:r>
    </w:p>
    <w:p>
      <w:pPr>
        <w:pStyle w:val="Heading3"/>
        <w:spacing w:after="100" w:before="200"/>
      </w:pPr>
      <w:r>
        <w:rPr>
          <w:rFonts w:ascii="맑은 고딕" w:cs="맑은 고딕" w:eastAsia="맑은 고딕" w:hAnsi="맑은 고딕"/>
          <w:b/>
          <w:bCs/>
          <w:color w:val="333333"/>
          <w:sz w:val="23"/>
          <w:szCs w:val="23"/>
        </w:rPr>
        <w:t xml:space="preserve">가. 1차 의료 강화</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환자가 처음부터 적절한 진료과·1차 의원을 찾도록 돕고 응급실 부적정 이용을 줄여, 1차–2차–3차 의료 전달체계를 정상화한다.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개원의가 글로벌 최신 의학 지식에 즉시 접근하게 되어, 대형병원 의존을 줄인다.</w:t>
      </w:r>
    </w:p>
    <w:p>
      <w:pPr>
        <w:pStyle w:val="Heading3"/>
        <w:spacing w:after="100" w:before="200"/>
      </w:pPr>
      <w:r>
        <w:rPr>
          <w:rFonts w:ascii="맑은 고딕" w:cs="맑은 고딕" w:eastAsia="맑은 고딕" w:hAnsi="맑은 고딕"/>
          <w:b/>
          <w:bCs/>
          <w:color w:val="333333"/>
          <w:sz w:val="23"/>
          <w:szCs w:val="23"/>
        </w:rPr>
        <w:t xml:space="preserve">나. 의료 안전성 향상</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의사의 ‘놓치기 쉬운 진단’ 알림과 약물상호작용 자동 검토는 의료사고를 구조적으로 줄인다.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환자도 ‘응급도 판정’과 ‘대증요법’을 통해 자기 안전을 능동적으로 관리한다.</w:t>
      </w:r>
    </w:p>
    <w:p>
      <w:pPr>
        <w:pStyle w:val="Heading3"/>
        <w:spacing w:after="100" w:before="200"/>
      </w:pPr>
      <w:r>
        <w:rPr>
          <w:rFonts w:ascii="맑은 고딕" w:cs="맑은 고딕" w:eastAsia="맑은 고딕" w:hAnsi="맑은 고딕"/>
          <w:b/>
          <w:bCs/>
          <w:color w:val="333333"/>
          <w:sz w:val="23"/>
          <w:szCs w:val="23"/>
        </w:rPr>
        <w:t xml:space="preserve">다. 의료 정보의 민주화</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‘의사만 알 수 있는 지식’과 ‘일반인이 알 수 있는 지식’ 사이의 거리를 좁힌다.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환자는 이해하고 의사는 설명할 시간을 절약하여, 진료의 질이 향상된다.</w:t>
      </w:r>
    </w:p>
    <w:p>
      <w:pPr>
        <w:pStyle w:val="Heading3"/>
        <w:spacing w:after="100" w:before="200"/>
      </w:pPr>
      <w:r>
        <w:rPr>
          <w:rFonts w:ascii="맑은 고딕" w:cs="맑은 고딕" w:eastAsia="맑은 고딕" w:hAnsi="맑은 고딕"/>
          <w:b/>
          <w:bCs/>
          <w:color w:val="333333"/>
          <w:sz w:val="23"/>
          <w:szCs w:val="23"/>
        </w:rPr>
        <w:t xml:space="preserve">라. 한국 의료 AI의 글로벌 경쟁력</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한국 의료 환경에서 검증된 모델은 동남아·중동의 신흥 의료 시장에 직접 이식 가능하다.</w:t>
      </w:r>
    </w:p>
    <w:p>
      <w:pPr>
        <w:pStyle w:val="ListParagraph"/>
        <w:numPr>
          <w:ilvl w:val="0"/>
          <w:numId w:val="2"/>
        </w:numPr>
        <w:spacing w:after="40" w:before="40" w:line="300"/>
      </w:pPr>
      <w:r>
        <w:rPr>
          <w:rFonts w:ascii="맑은 고딕" w:cs="맑은 고딕" w:eastAsia="맑은 고딕" w:hAnsi="맑은 고딕"/>
          <w:b w:val="false"/>
          <w:bCs w:val="false"/>
          <w:color w:val="000000"/>
          <w:sz w:val="22"/>
          <w:szCs w:val="22"/>
        </w:rPr>
        <w:t xml:space="preserve">한국 의료 IT의 디지털 헬스케어 수출 동력으로 작용한다.</w:t>
      </w:r>
    </w:p>
    <w:p>
      <w:pPr>
        <w:pStyle w:val="Heading2"/>
        <w:spacing w:after="140" w:before="280"/>
      </w:pPr>
      <w:r>
        <w:rPr>
          <w:rFonts w:ascii="맑은 고딕" w:cs="맑은 고딕" w:eastAsia="맑은 고딕" w:hAnsi="맑은 고딕"/>
          <w:b/>
          <w:bCs/>
          <w:color w:val="1F4E79"/>
          <w:sz w:val="26"/>
          <w:szCs w:val="26"/>
        </w:rPr>
        <w:t xml:space="preserve">2. 사회적 가치(Social Impact) 정량 추정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지표</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근거</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FFFFFF"/>
                <w:sz w:val="20"/>
                <w:szCs w:val="20"/>
              </w:rPr>
              <w:t xml:space="preserve">예상 임팩트(연간)</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응급실 부적정 이용 감소</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트리아지 정확도 80% 가정 시 부적정 응급실 방문 5% 감소</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약 1,200억 원 의료비 절감(추정)</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오진·과진료 감소</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Red Flag 알림으로 의료사고 0.1% 감소</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분쟁비용·의료비 약 800억 원 절감</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1차 의료 활성화</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대형병원 외래 환자 일부 1차 분산</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환자 접근성 개선, 대기시간 감소</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bCs/>
                <w:color w:val="000000"/>
                <w:sz w:val="20"/>
                <w:szCs w:val="20"/>
              </w:rPr>
              <w:t xml:space="preserve">의사 진료 효율</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진료당 1~2분 절감 ×15,000명 ×60명/일</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line="280"/>
              <w:jc w:val="left"/>
            </w:pPr>
            <w:r>
              <w:rPr>
                <w:rFonts w:ascii="맑은 고딕" w:cs="맑은 고딕" w:eastAsia="맑은 고딕" w:hAnsi="맑은 고딕"/>
                <w:b w:val="false"/>
                <w:bCs w:val="false"/>
                <w:color w:val="000000"/>
                <w:sz w:val="20"/>
                <w:szCs w:val="20"/>
              </w:rPr>
              <w:t xml:space="preserve">연 약 800만 시간의 의사 인적자원 회복</w:t>
            </w:r>
          </w:p>
        </w:tc>
      </w:tr>
    </w:tbl>
    <w:p>
      <w:pPr>
        <w:spacing w:after="120" w:before="120"/>
      </w:pPr>
      <w:r>
        <w:t xml:space="preserve"/>
      </w:r>
    </w:p>
    <w:p>
      <w:pPr>
        <w:pStyle w:val="Heading2"/>
        <w:spacing w:after="140" w:before="280"/>
      </w:pPr>
      <w:r>
        <w:rPr>
          <w:rFonts w:ascii="맑은 고딕" w:cs="맑은 고딕" w:eastAsia="맑은 고딕" w:hAnsi="맑은 고딕"/>
          <w:b/>
          <w:bCs/>
          <w:color w:val="1F4E79"/>
          <w:sz w:val="26"/>
          <w:szCs w:val="26"/>
        </w:rPr>
        <w:t xml:space="preserve">3. 결론 — ‘세상을 바꾸는 의료 AI의 한국 모델’</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MediMentor AI는 단지 또 하나의 헬스 앱이 아니다.
환자에게는 가장 가까운 길잡이를, 의사에게는 가장 신뢰할 만한 동료를 제공함으로써,
의료 정보의 비대칭이라는 인류의 오래된 문제에 한국발(發) 해법을 제시하는 시도이다.</w:t>
      </w:r>
    </w:p>
    <w:p>
      <w:pPr>
        <w:spacing w:after="60" w:before="60" w:line="320"/>
        <w:jc w:val="both"/>
      </w:pPr>
      <w:r>
        <w:rPr>
          <w:rFonts w:ascii="맑은 고딕" w:cs="맑은 고딕" w:eastAsia="맑은 고딕" w:hAnsi="맑은 고딕"/>
          <w:b w:val="false"/>
          <w:bCs w:val="false"/>
          <w:i w:val="false"/>
          <w:iCs w:val="false"/>
          <w:color w:val="000000"/>
          <w:sz w:val="22"/>
          <w:szCs w:val="22"/>
        </w:rPr>
        <w:t xml:space="preserve">본 사업은 ‘기술의 우월성’이 아니라 ‘환자와 의사의 일상에 스며드는 유용함’으로 평가받아야 한다. 글로벌 의학 지식을 한국 의료 현실에 가장 잘 녹여내는 단 하나의 플랫폼이 된다면, 한국은 의료 AI 분야에서 세계가 주목하는 모범 사례를 만들어낼 수 있다.</w:t>
      </w:r>
    </w:p>
    <w:p>
      <w:pPr>
        <w:spacing w:after="60" w:before="60" w:line="320"/>
        <w:jc w:val="both"/>
      </w:pPr>
      <w:r>
        <w:rPr>
          <w:rFonts w:ascii="맑은 고딕" w:cs="맑은 고딕" w:eastAsia="맑은 고딕" w:hAnsi="맑은 고딕"/>
          <w:b/>
          <w:bCs/>
          <w:i w:val="false"/>
          <w:iCs w:val="false"/>
          <w:color w:val="000000"/>
          <w:sz w:val="22"/>
          <w:szCs w:val="22"/>
        </w:rPr>
        <w:t xml:space="preserve">MediMentor AI의 비전은 명확하다.</w:t>
      </w:r>
    </w:p>
    <w:p>
      <w:pPr>
        <w:pBdr>
          <w:left w:val="single" w:color="1F4E79" w:sz="24" w:space="12"/>
        </w:pBdr>
        <w:spacing w:after="120" w:before="120" w:line="320"/>
        <w:ind w:left="360" w:right="360"/>
      </w:pPr>
      <w:r>
        <w:rPr>
          <w:rFonts w:ascii="맑은 고딕" w:cs="맑은 고딕" w:eastAsia="맑은 고딕" w:hAnsi="맑은 고딕"/>
          <w:i/>
          <w:iCs/>
          <w:color w:val="555555"/>
          <w:sz w:val="22"/>
          <w:szCs w:val="22"/>
        </w:rPr>
        <w:t xml:space="preserve">아플 때 헤매지 않게.
진료할 때 외롭지 않게.
의료가 모두에게 더 가까워지게.</w:t>
      </w:r>
    </w:p>
    <w:p>
      <w:pPr>
        <w:spacing w:after="240" w:before="240"/>
      </w:pPr>
      <w:r>
        <w:t xml:space="preserve"/>
      </w:r>
    </w:p>
    <w:p>
      <w:pPr>
        <w:spacing w:after="60" w:before="60" w:line="320"/>
        <w:jc w:val="center"/>
      </w:pPr>
      <w:r>
        <w:rPr>
          <w:rFonts w:ascii="맑은 고딕" w:cs="맑은 고딕" w:eastAsia="맑은 고딕" w:hAnsi="맑은 고딕"/>
          <w:b w:val="false"/>
          <w:bCs w:val="false"/>
          <w:i/>
          <w:iCs/>
          <w:color w:val="777777"/>
          <w:sz w:val="22"/>
          <w:szCs w:val="22"/>
        </w:rPr>
        <w:t xml:space="preserve">― 본 기획서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8"/>
        <w:szCs w:val="18"/>
      </w:rPr>
      <w:t xml:space="preserve">─ </w:t>
    </w:r>
    <w:r>
      <w:rPr>
        <w:rFonts w:ascii="맑은 고딕" w:cs="맑은 고딕" w:eastAsia="맑은 고딕" w:hAnsi="맑은 고딕"/>
        <w:color w:val="999999"/>
        <w:sz w:val="18"/>
        <w:szCs w:val="18"/>
      </w:rPr>
      <w:fldChar w:fldCharType="begin"/>
      <w:instrText xml:space="preserve">PAGE</w:instrText>
      <w:fldChar w:fldCharType="separate"/>
      <w:fldChar w:fldCharType="end"/>
    </w:r>
    <w:r>
      <w:rPr>
        <w:rFonts w:ascii="맑은 고딕" w:cs="맑은 고딕" w:eastAsia="맑은 고딕" w:hAnsi="맑은 고딕"/>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8"/>
        <w:szCs w:val="18"/>
      </w:rPr>
      <w:t xml:space="preserve">MediMentor AI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1F4E79"/>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MediMentor AI 기획서</dc:title>
  <dc:creator>Moon Hyungchul</dc:creator>
  <cp:lastModifiedBy>Un-named</cp:lastModifiedBy>
  <cp:revision>1</cp:revision>
  <dcterms:created xsi:type="dcterms:W3CDTF">2026-04-30T06:58:39.227Z</dcterms:created>
  <dcterms:modified xsi:type="dcterms:W3CDTF">2026-04-30T06:58:39.228Z</dcterms:modified>
</cp:coreProperties>
</file>

<file path=docProps/custom.xml><?xml version="1.0" encoding="utf-8"?>
<Properties xmlns="http://schemas.openxmlformats.org/officeDocument/2006/custom-properties" xmlns:vt="http://schemas.openxmlformats.org/officeDocument/2006/docPropsVTypes"/>
</file>